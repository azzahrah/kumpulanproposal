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4BE1" w:rsidRPr="00951BA7" w:rsidRDefault="00B8327C" w:rsidP="00DE794E">
      <w:pPr>
        <w:jc w:val="center"/>
        <w:rPr>
          <w:b/>
          <w:sz w:val="36"/>
        </w:rPr>
      </w:pPr>
      <w:r>
        <w:rPr>
          <w:b/>
          <w:sz w:val="36"/>
        </w:rPr>
        <w:t>PROPOSAL</w:t>
      </w:r>
      <w:r w:rsidR="00336CE8">
        <w:rPr>
          <w:b/>
          <w:sz w:val="36"/>
        </w:rPr>
        <w:br/>
      </w:r>
      <w:r w:rsidR="003B2323" w:rsidRPr="00B8327C">
        <w:rPr>
          <w:b/>
          <w:sz w:val="32"/>
        </w:rPr>
        <w:t>Advance System Monitoring</w:t>
      </w:r>
      <w:r w:rsidR="00336CE8" w:rsidRPr="00B8327C">
        <w:rPr>
          <w:b/>
          <w:sz w:val="32"/>
        </w:rPr>
        <w:br/>
      </w:r>
      <w:r w:rsidR="00374BE1" w:rsidRPr="00B8327C">
        <w:rPr>
          <w:b/>
          <w:sz w:val="32"/>
        </w:rPr>
        <w:t>SistemPemantau Armada BerbasisTeknologi GPS</w:t>
      </w:r>
    </w:p>
    <w:p w:rsidR="00DE794E" w:rsidRDefault="00DE794E" w:rsidP="00DE794E">
      <w:pPr>
        <w:jc w:val="center"/>
      </w:pPr>
    </w:p>
    <w:p w:rsidR="003B2323" w:rsidRDefault="00AF7B4D" w:rsidP="001152A7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Pendahuluan</w:t>
      </w:r>
    </w:p>
    <w:p w:rsidR="00DB75B7" w:rsidRDefault="00DB75B7" w:rsidP="00DB75B7">
      <w:pPr>
        <w:pStyle w:val="ListParagraph"/>
        <w:ind w:firstLine="720"/>
      </w:pPr>
    </w:p>
    <w:p w:rsidR="00BB6839" w:rsidRDefault="00BD10CB" w:rsidP="005F181B">
      <w:pPr>
        <w:pStyle w:val="ListParagraph"/>
        <w:ind w:firstLine="720"/>
        <w:jc w:val="both"/>
      </w:pPr>
      <w:r w:rsidRPr="00BD10CB">
        <w:t>Sudahmenjadirahasianumum</w:t>
      </w:r>
      <w:r>
        <w:t>, saatiniteknologibukanlagimenjadibarang</w:t>
      </w:r>
      <w:r w:rsidR="00912881">
        <w:t>yang istimewa</w:t>
      </w:r>
      <w:r>
        <w:t xml:space="preserve">, </w:t>
      </w:r>
      <w:r w:rsidR="00912881">
        <w:t xml:space="preserve">hamper </w:t>
      </w:r>
      <w:r w:rsidR="004279E1">
        <w:t>semuaaspek</w:t>
      </w:r>
      <w:r w:rsidR="00912881">
        <w:t>saatinimemanfaatkan</w:t>
      </w:r>
      <w:r w:rsidR="008D1E2E">
        <w:t>teknologiinformasi, darihal yang sampaikecilsampaike level industry.</w:t>
      </w:r>
    </w:p>
    <w:p w:rsidR="002B1AC6" w:rsidRDefault="002B1AC6" w:rsidP="00DB75B7">
      <w:pPr>
        <w:pStyle w:val="ListParagraph"/>
        <w:ind w:firstLine="720"/>
      </w:pPr>
    </w:p>
    <w:p w:rsidR="008D1E2E" w:rsidRDefault="008D1E2E" w:rsidP="005F181B">
      <w:pPr>
        <w:pStyle w:val="ListParagraph"/>
        <w:jc w:val="both"/>
      </w:pPr>
      <w:r>
        <w:t>Pekembangan</w:t>
      </w:r>
      <w:r w:rsidR="00B21729">
        <w:t>teknologi yang begitucep</w:t>
      </w:r>
      <w:r>
        <w:t>at, menuntutkitauntuk</w:t>
      </w:r>
      <w:r w:rsidR="003654DE">
        <w:t>mengikuti</w:t>
      </w:r>
      <w:r w:rsidR="00665E67">
        <w:t>perk</w:t>
      </w:r>
      <w:r w:rsidR="00376C6F">
        <w:t>e</w:t>
      </w:r>
      <w:r w:rsidR="00665E67">
        <w:t>mbangantekonologi, dantetapdapatbersaingdenganlawanbisnisuntukmemberikanpelayananterbaikbagipalanggandanuntukkemajuanperusahaan.</w:t>
      </w:r>
    </w:p>
    <w:p w:rsidR="005C49ED" w:rsidRDefault="005C49ED" w:rsidP="00BB6839">
      <w:pPr>
        <w:pStyle w:val="ListParagraph"/>
      </w:pPr>
    </w:p>
    <w:p w:rsidR="00665E67" w:rsidRDefault="00665E67" w:rsidP="00BB6839">
      <w:pPr>
        <w:pStyle w:val="ListParagraph"/>
      </w:pPr>
      <w:r>
        <w:t>Karenaituperanteknologiinformasitidakbisakesaampingkanbegitusajakalaukitatidakingintergilasolehperubahan zaman yang serbacepat.</w:t>
      </w:r>
    </w:p>
    <w:p w:rsidR="00665E67" w:rsidRPr="00BD10CB" w:rsidRDefault="00665E67" w:rsidP="00BB6839">
      <w:pPr>
        <w:pStyle w:val="ListParagraph"/>
      </w:pPr>
    </w:p>
    <w:p w:rsidR="00063DBA" w:rsidRPr="00063DBA" w:rsidRDefault="00BB6839" w:rsidP="00063DBA">
      <w:pPr>
        <w:pStyle w:val="ListParagraph"/>
        <w:numPr>
          <w:ilvl w:val="0"/>
          <w:numId w:val="3"/>
        </w:numPr>
        <w:rPr>
          <w:rFonts w:cstheme="minorHAnsi"/>
          <w:i/>
          <w:iCs/>
          <w:color w:val="222222"/>
        </w:rPr>
      </w:pPr>
      <w:r w:rsidRPr="00063DBA">
        <w:rPr>
          <w:b/>
        </w:rPr>
        <w:t>Pengertian</w:t>
      </w:r>
    </w:p>
    <w:p w:rsidR="00063DBA" w:rsidRPr="00F334E9" w:rsidRDefault="00E01F5A" w:rsidP="005F181B">
      <w:pPr>
        <w:pStyle w:val="ListParagraph"/>
        <w:jc w:val="both"/>
        <w:rPr>
          <w:rFonts w:cstheme="minorHAnsi"/>
          <w:color w:val="222222"/>
          <w:shd w:val="clear" w:color="auto" w:fill="FFFFFF"/>
        </w:rPr>
      </w:pPr>
      <w:r w:rsidRPr="00527D88">
        <w:rPr>
          <w:rFonts w:cstheme="minorHAnsi"/>
          <w:b/>
          <w:i/>
          <w:iCs/>
          <w:color w:val="222222"/>
          <w:shd w:val="clear" w:color="auto" w:fill="FFFFFF"/>
        </w:rPr>
        <w:t>Global Positioning System</w:t>
      </w:r>
      <w:r w:rsidRPr="00527D88">
        <w:rPr>
          <w:rStyle w:val="apple-converted-space"/>
          <w:rFonts w:cstheme="minorHAnsi"/>
          <w:b/>
          <w:color w:val="222222"/>
          <w:shd w:val="clear" w:color="auto" w:fill="FFFFFF"/>
        </w:rPr>
        <w:t> </w:t>
      </w:r>
      <w:r w:rsidR="00527D88" w:rsidRPr="00527D88">
        <w:rPr>
          <w:rFonts w:cstheme="minorHAnsi"/>
          <w:b/>
          <w:color w:val="222222"/>
          <w:shd w:val="clear" w:color="auto" w:fill="FFFFFF"/>
        </w:rPr>
        <w:t>(GPS)</w:t>
      </w:r>
      <w:r w:rsidRPr="00F334E9">
        <w:rPr>
          <w:rFonts w:cstheme="minorHAnsi"/>
          <w:color w:val="222222"/>
          <w:shd w:val="clear" w:color="auto" w:fill="FFFFFF"/>
        </w:rPr>
        <w:t>adalahsistemuntukmenentukanletak di permukaanbumidenganbantuanpenyelarasan (</w:t>
      </w:r>
      <w:r w:rsidRPr="00F334E9">
        <w:rPr>
          <w:rFonts w:cstheme="minorHAnsi"/>
          <w:i/>
          <w:iCs/>
          <w:color w:val="222222"/>
          <w:shd w:val="clear" w:color="auto" w:fill="FFFFFF"/>
        </w:rPr>
        <w:t>synchronization</w:t>
      </w:r>
      <w:r w:rsidRPr="00F334E9">
        <w:rPr>
          <w:rFonts w:cstheme="minorHAnsi"/>
          <w:color w:val="222222"/>
          <w:shd w:val="clear" w:color="auto" w:fill="FFFFFF"/>
        </w:rPr>
        <w:t>) sinyalsatelit.Sisteminimenggunakan 24 satelit yang mengirimkansinyal</w:t>
      </w:r>
      <w:r w:rsidR="000E37DF">
        <w:rPr>
          <w:rFonts w:cstheme="minorHAnsi"/>
          <w:color w:val="222222"/>
          <w:shd w:val="clear" w:color="auto" w:fill="FFFFFF"/>
        </w:rPr>
        <w:t>gelombangmikro</w:t>
      </w:r>
      <w:r w:rsidRPr="00F334E9">
        <w:rPr>
          <w:rFonts w:cstheme="minorHAnsi"/>
          <w:color w:val="222222"/>
          <w:shd w:val="clear" w:color="auto" w:fill="FFFFFF"/>
        </w:rPr>
        <w:t>keBumi.Sinyaliniditerimaolehalatpenerima di permukaan, dandigunakanuntukmenentukan</w:t>
      </w:r>
      <w:r w:rsidR="00BE7629">
        <w:rPr>
          <w:rFonts w:cstheme="minorHAnsi"/>
          <w:color w:val="222222"/>
          <w:shd w:val="clear" w:color="auto" w:fill="FFFFFF"/>
        </w:rPr>
        <w:t>koordinat</w:t>
      </w:r>
      <w:r w:rsidRPr="00F334E9">
        <w:rPr>
          <w:rFonts w:cstheme="minorHAnsi"/>
          <w:color w:val="222222"/>
          <w:shd w:val="clear" w:color="auto" w:fill="FFFFFF"/>
        </w:rPr>
        <w:t>,</w:t>
      </w:r>
      <w:r w:rsidR="00BE7629">
        <w:rPr>
          <w:rFonts w:cstheme="minorHAnsi"/>
          <w:color w:val="222222"/>
          <w:shd w:val="clear" w:color="auto" w:fill="FFFFFF"/>
        </w:rPr>
        <w:t>kecepatan</w:t>
      </w:r>
      <w:r w:rsidRPr="00F334E9">
        <w:rPr>
          <w:rFonts w:cstheme="minorHAnsi"/>
          <w:color w:val="222222"/>
          <w:shd w:val="clear" w:color="auto" w:fill="FFFFFF"/>
        </w:rPr>
        <w:t>, arah, dan</w:t>
      </w:r>
      <w:r w:rsidR="00BE7629">
        <w:rPr>
          <w:rFonts w:cstheme="minorHAnsi"/>
          <w:color w:val="222222"/>
          <w:shd w:val="clear" w:color="auto" w:fill="FFFFFF"/>
        </w:rPr>
        <w:t>waktu</w:t>
      </w:r>
      <w:r w:rsidRPr="00F334E9">
        <w:rPr>
          <w:rFonts w:cstheme="minorHAnsi"/>
          <w:color w:val="222222"/>
          <w:shd w:val="clear" w:color="auto" w:fill="FFFFFF"/>
        </w:rPr>
        <w:t>.</w:t>
      </w:r>
    </w:p>
    <w:p w:rsidR="00E01F5A" w:rsidRDefault="00E01F5A" w:rsidP="00063DBA">
      <w:pPr>
        <w:pStyle w:val="ListParagraph"/>
        <w:rPr>
          <w:rFonts w:cstheme="minorHAnsi"/>
          <w:color w:val="222222"/>
        </w:rPr>
      </w:pPr>
    </w:p>
    <w:p w:rsidR="00A53E5E" w:rsidRDefault="00A53E5E" w:rsidP="00063DBA">
      <w:pPr>
        <w:pStyle w:val="ListParagraph"/>
        <w:rPr>
          <w:rFonts w:cstheme="minorHAnsi"/>
          <w:color w:val="222222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2903054" cy="2834091"/>
            <wp:effectExtent l="19050" t="0" r="0" b="0"/>
            <wp:docPr id="2" name="Picture 1" descr="Berkas:Satellite Positioning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rkas:Satellite Positioning.sv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39" cy="2835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DBA" w:rsidRDefault="00063DBA" w:rsidP="00063DBA">
      <w:pPr>
        <w:pStyle w:val="ListParagraph"/>
        <w:rPr>
          <w:rFonts w:cstheme="minorHAnsi"/>
          <w:color w:val="222222"/>
        </w:rPr>
      </w:pPr>
    </w:p>
    <w:p w:rsidR="00063DBA" w:rsidRDefault="005F181B" w:rsidP="00417C6A">
      <w:pPr>
        <w:pStyle w:val="ListParagraph"/>
        <w:jc w:val="both"/>
      </w:pPr>
      <w:r w:rsidRPr="005F181B">
        <w:rPr>
          <w:rFonts w:cstheme="minorHAnsi"/>
          <w:b/>
          <w:bCs/>
          <w:color w:val="222222"/>
          <w:shd w:val="clear" w:color="auto" w:fill="FFFFFF"/>
        </w:rPr>
        <w:t>GPS Tracker</w:t>
      </w:r>
      <w:r w:rsidRPr="005F181B">
        <w:rPr>
          <w:rStyle w:val="apple-converted-space"/>
          <w:rFonts w:cstheme="minorHAnsi"/>
          <w:color w:val="222222"/>
          <w:shd w:val="clear" w:color="auto" w:fill="FFFFFF"/>
        </w:rPr>
        <w:t> </w:t>
      </w:r>
      <w:r w:rsidRPr="005F181B">
        <w:rPr>
          <w:rFonts w:cstheme="minorHAnsi"/>
          <w:color w:val="222222"/>
          <w:shd w:val="clear" w:color="auto" w:fill="FFFFFF"/>
        </w:rPr>
        <w:t>atauseringdisebutdengan</w:t>
      </w:r>
      <w:r w:rsidRPr="005F181B">
        <w:rPr>
          <w:rStyle w:val="apple-converted-space"/>
          <w:rFonts w:cstheme="minorHAnsi"/>
          <w:color w:val="222222"/>
          <w:shd w:val="clear" w:color="auto" w:fill="FFFFFF"/>
        </w:rPr>
        <w:t> </w:t>
      </w:r>
      <w:r w:rsidRPr="005F181B">
        <w:rPr>
          <w:rFonts w:cstheme="minorHAnsi"/>
          <w:b/>
          <w:bCs/>
          <w:color w:val="222222"/>
          <w:shd w:val="clear" w:color="auto" w:fill="FFFFFF"/>
        </w:rPr>
        <w:t>GPS Tracking</w:t>
      </w:r>
      <w:r w:rsidRPr="005F181B">
        <w:rPr>
          <w:rStyle w:val="apple-converted-space"/>
          <w:rFonts w:cstheme="minorHAnsi"/>
          <w:color w:val="222222"/>
          <w:shd w:val="clear" w:color="auto" w:fill="FFFFFF"/>
        </w:rPr>
        <w:t> </w:t>
      </w:r>
      <w:r w:rsidRPr="005F181B">
        <w:rPr>
          <w:rFonts w:cstheme="minorHAnsi"/>
          <w:color w:val="222222"/>
          <w:shd w:val="clear" w:color="auto" w:fill="FFFFFF"/>
        </w:rPr>
        <w:t>adalahteknologi AVL (Automated Vehicle Locater) yang memungkinkanpenggunauntukmelacakposisikendaraan, armada ataupunmobildalamkeadaan Real-Time.GPS Tracking memanfaatkankombinasiteknologi GSM dan GPS untukmenentukankoordinatsebuahobjek, lalumenerjemahkannyadalambentukpeta digital.</w:t>
      </w:r>
    </w:p>
    <w:p w:rsidR="003A43F5" w:rsidRDefault="003A43F5" w:rsidP="00417C6A">
      <w:pPr>
        <w:pStyle w:val="ListParagraph"/>
        <w:jc w:val="both"/>
      </w:pPr>
    </w:p>
    <w:p w:rsidR="003A43F5" w:rsidRDefault="00D731D0" w:rsidP="00417C6A">
      <w:pPr>
        <w:pStyle w:val="ListParagraph"/>
        <w:jc w:val="both"/>
      </w:pPr>
      <w:r>
        <w:rPr>
          <w:noProof/>
          <w:lang w:eastAsia="en-US"/>
        </w:rPr>
        <w:drawing>
          <wp:inline distT="0" distB="0" distL="0" distR="0">
            <wp:extent cx="1976189" cy="1639956"/>
            <wp:effectExtent l="19050" t="0" r="5011" b="0"/>
            <wp:docPr id="4" name="Picture 4" descr="Image result for coban g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coban gps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258" cy="1640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D1F" w:rsidRDefault="009F6D1F" w:rsidP="00DA5671">
      <w:pPr>
        <w:pStyle w:val="ListParagraph"/>
      </w:pPr>
    </w:p>
    <w:p w:rsidR="00932F86" w:rsidRDefault="00377166" w:rsidP="00DA5671">
      <w:pPr>
        <w:pStyle w:val="ListParagraph"/>
      </w:pPr>
      <w:r w:rsidRPr="009E21C8">
        <w:rPr>
          <w:b/>
        </w:rPr>
        <w:t>“Advance System Monitoring”</w:t>
      </w:r>
      <w:r w:rsidR="00546B34">
        <w:t>Adalahs</w:t>
      </w:r>
      <w:r w:rsidR="002D3452">
        <w:t>i</w:t>
      </w:r>
      <w:r w:rsidR="00546B34">
        <w:t>stem</w:t>
      </w:r>
      <w:r w:rsidR="0099151A">
        <w:t xml:space="preserve">yang </w:t>
      </w:r>
      <w:r w:rsidR="00AD735F">
        <w:t>mengintegrasikan</w:t>
      </w:r>
      <w:r w:rsidR="0069191F">
        <w:t>teknologi GPS Tracker dengan</w:t>
      </w:r>
      <w:r w:rsidR="00600594">
        <w:t>TeknologiKomputer</w:t>
      </w:r>
      <w:r w:rsidR="00D256F6">
        <w:t xml:space="preserve">yang </w:t>
      </w:r>
      <w:r w:rsidR="001252E1">
        <w:t>didesignuntuk</w:t>
      </w:r>
      <w:r w:rsidR="00812E99">
        <w:t>melakukan</w:t>
      </w:r>
      <w:r w:rsidR="00600594">
        <w:t>tugas</w:t>
      </w:r>
      <w:r w:rsidR="00812E99">
        <w:t>manajemen, monitoring dan</w:t>
      </w:r>
      <w:r w:rsidR="00427EEE">
        <w:t>si</w:t>
      </w:r>
      <w:r w:rsidR="00175701">
        <w:t>stempelaporankegiataan</w:t>
      </w:r>
      <w:r w:rsidR="00C90BF1">
        <w:t xml:space="preserve">armada </w:t>
      </w:r>
      <w:r w:rsidR="00060EF6">
        <w:t>sehari-hari</w:t>
      </w:r>
      <w:r w:rsidR="00C90BF1">
        <w:t>dan</w:t>
      </w:r>
      <w:r w:rsidR="008F2B8A">
        <w:t>melakukan proses integrasisecaraotomasidengan proses bisnis yang adadiperusahaan</w:t>
      </w:r>
      <w:r w:rsidR="003504FE">
        <w:t>.</w:t>
      </w:r>
    </w:p>
    <w:p w:rsidR="00932F86" w:rsidRDefault="00932F86" w:rsidP="00DA5671">
      <w:pPr>
        <w:pStyle w:val="ListParagraph"/>
      </w:pPr>
    </w:p>
    <w:p w:rsidR="004D34CB" w:rsidRDefault="00C86529" w:rsidP="00DA5671">
      <w:pPr>
        <w:pStyle w:val="ListParagraph"/>
      </w:pPr>
      <w:r w:rsidRPr="00932F86">
        <w:rPr>
          <w:b/>
        </w:rPr>
        <w:t>“Advance System Monitoring”</w:t>
      </w:r>
      <w:r w:rsidR="00213601">
        <w:t>dapatdisesuikan</w:t>
      </w:r>
      <w:r w:rsidR="000E3562">
        <w:t>dan</w:t>
      </w:r>
      <w:r w:rsidR="00D05192">
        <w:t>didesignulang</w:t>
      </w:r>
      <w:r w:rsidR="00CF3A1D">
        <w:t>untukmenyesuaikan proses bisnis yang berlaku di perusahaan, sehingga</w:t>
      </w:r>
      <w:r w:rsidR="008E7695">
        <w:t xml:space="preserve">dapatmembantu proses sehari-hari yang masihdilakukansecara manual </w:t>
      </w:r>
      <w:r w:rsidR="00A253E7">
        <w:t>olehpetugas</w:t>
      </w:r>
      <w:r w:rsidR="008E7695">
        <w:t>sekarangdapatdiprosesotomatisoleh</w:t>
      </w:r>
      <w:r w:rsidR="001767ED">
        <w:t>computer, seperti</w:t>
      </w:r>
      <w:r w:rsidR="00BC0EAF">
        <w:t>perhitunganbiaya</w:t>
      </w:r>
      <w:r w:rsidR="00B42C40">
        <w:t xml:space="preserve">penggunaan BBM dapatsecaraotomatisdikeluarkanoleh computer </w:t>
      </w:r>
      <w:r w:rsidR="00601A9A">
        <w:t xml:space="preserve">berdasarkanruteasadantujuan, selainitudapatdigunakanuntukmencegah driver </w:t>
      </w:r>
      <w:r w:rsidR="0004307D">
        <w:t>dariberbuatkecurangan</w:t>
      </w:r>
      <w:r w:rsidR="00601A9A">
        <w:t>.</w:t>
      </w:r>
    </w:p>
    <w:p w:rsidR="00686E27" w:rsidRDefault="00686E27" w:rsidP="000332E5">
      <w:pPr>
        <w:pStyle w:val="ListParagraph"/>
        <w:ind w:left="1080"/>
      </w:pPr>
    </w:p>
    <w:p w:rsidR="00686E27" w:rsidRDefault="00686E27" w:rsidP="000332E5">
      <w:pPr>
        <w:pStyle w:val="ListParagraph"/>
        <w:ind w:left="1080"/>
      </w:pPr>
    </w:p>
    <w:p w:rsidR="00F8471A" w:rsidRDefault="00F8471A" w:rsidP="001152A7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FiturSistem</w:t>
      </w:r>
    </w:p>
    <w:p w:rsidR="00277DA5" w:rsidRDefault="00277DA5" w:rsidP="00277DA5">
      <w:pPr>
        <w:pStyle w:val="ListParagraph"/>
        <w:numPr>
          <w:ilvl w:val="0"/>
          <w:numId w:val="2"/>
        </w:numPr>
      </w:pPr>
      <w:r>
        <w:t>Map Display</w:t>
      </w:r>
    </w:p>
    <w:p w:rsidR="00277DA5" w:rsidRDefault="00277DA5" w:rsidP="00277DA5">
      <w:pPr>
        <w:pStyle w:val="ListParagraph"/>
        <w:numPr>
          <w:ilvl w:val="1"/>
          <w:numId w:val="2"/>
        </w:numPr>
      </w:pPr>
      <w:r>
        <w:t>Realtime</w:t>
      </w:r>
      <w:r w:rsidR="00832E15">
        <w:t>Position</w:t>
      </w:r>
    </w:p>
    <w:p w:rsidR="00277DA5" w:rsidRDefault="00277DA5" w:rsidP="00277DA5">
      <w:pPr>
        <w:pStyle w:val="ListParagraph"/>
        <w:numPr>
          <w:ilvl w:val="1"/>
          <w:numId w:val="2"/>
        </w:numPr>
      </w:pPr>
      <w:r>
        <w:t>Parking Time</w:t>
      </w:r>
    </w:p>
    <w:p w:rsidR="00277DA5" w:rsidRDefault="00277DA5" w:rsidP="00277DA5">
      <w:pPr>
        <w:pStyle w:val="ListParagraph"/>
        <w:numPr>
          <w:ilvl w:val="1"/>
          <w:numId w:val="2"/>
        </w:numPr>
      </w:pPr>
      <w:r>
        <w:t>Alarm Event</w:t>
      </w:r>
    </w:p>
    <w:p w:rsidR="00277DA5" w:rsidRDefault="00277DA5" w:rsidP="00277DA5">
      <w:pPr>
        <w:pStyle w:val="ListParagraph"/>
        <w:numPr>
          <w:ilvl w:val="1"/>
          <w:numId w:val="2"/>
        </w:numPr>
      </w:pPr>
      <w:r>
        <w:t>Odometer GPS</w:t>
      </w:r>
    </w:p>
    <w:p w:rsidR="00277DA5" w:rsidRDefault="00277DA5" w:rsidP="00277DA5">
      <w:pPr>
        <w:pStyle w:val="ListParagraph"/>
        <w:numPr>
          <w:ilvl w:val="1"/>
          <w:numId w:val="2"/>
        </w:numPr>
      </w:pPr>
      <w:r>
        <w:t>Engine State (Acc On/Off)</w:t>
      </w:r>
    </w:p>
    <w:p w:rsidR="00277DA5" w:rsidRDefault="00277DA5" w:rsidP="00277DA5">
      <w:pPr>
        <w:pStyle w:val="ListParagraph"/>
        <w:numPr>
          <w:ilvl w:val="1"/>
          <w:numId w:val="2"/>
        </w:numPr>
      </w:pPr>
      <w:r>
        <w:t>Delay Update</w:t>
      </w:r>
    </w:p>
    <w:p w:rsidR="00277DA5" w:rsidRDefault="00277DA5" w:rsidP="00277DA5">
      <w:pPr>
        <w:pStyle w:val="ListParagraph"/>
        <w:numPr>
          <w:ilvl w:val="1"/>
          <w:numId w:val="2"/>
        </w:numPr>
      </w:pPr>
      <w:r>
        <w:t>GPS Info (Battery, Charging/Not Chargin, Power Shutdown), Fuel Cut</w:t>
      </w:r>
    </w:p>
    <w:p w:rsidR="00277DA5" w:rsidRDefault="00277DA5" w:rsidP="00277DA5">
      <w:pPr>
        <w:pStyle w:val="ListParagraph"/>
        <w:numPr>
          <w:ilvl w:val="1"/>
          <w:numId w:val="2"/>
        </w:numPr>
      </w:pPr>
      <w:r>
        <w:t>Complete Address Info</w:t>
      </w:r>
    </w:p>
    <w:p w:rsidR="00277DA5" w:rsidRDefault="00277DA5" w:rsidP="00277DA5">
      <w:pPr>
        <w:pStyle w:val="ListParagraph"/>
        <w:numPr>
          <w:ilvl w:val="0"/>
          <w:numId w:val="2"/>
        </w:numPr>
      </w:pPr>
      <w:r>
        <w:t>Multimap Option (Google Map, Bing Map, Nokia Map, Map Quest)</w:t>
      </w:r>
    </w:p>
    <w:p w:rsidR="00277DA5" w:rsidRPr="00E663B1" w:rsidRDefault="00277DA5" w:rsidP="00277DA5">
      <w:pPr>
        <w:pStyle w:val="ListParagraph"/>
        <w:numPr>
          <w:ilvl w:val="0"/>
          <w:numId w:val="2"/>
        </w:numPr>
      </w:pPr>
      <w:r>
        <w:t>UserManagement (General user, Admin User)</w:t>
      </w:r>
    </w:p>
    <w:p w:rsidR="00277DA5" w:rsidRDefault="00277DA5" w:rsidP="00277DA5">
      <w:pPr>
        <w:pStyle w:val="ListParagraph"/>
        <w:numPr>
          <w:ilvl w:val="0"/>
          <w:numId w:val="2"/>
        </w:numPr>
      </w:pPr>
      <w:r>
        <w:t>Vehicle Management, Grouping</w:t>
      </w:r>
    </w:p>
    <w:p w:rsidR="00277DA5" w:rsidRDefault="00277DA5" w:rsidP="00277DA5">
      <w:pPr>
        <w:pStyle w:val="ListParagraph"/>
        <w:numPr>
          <w:ilvl w:val="0"/>
          <w:numId w:val="2"/>
        </w:numPr>
      </w:pPr>
      <w:r>
        <w:t>Places Management (POI, Region)</w:t>
      </w:r>
    </w:p>
    <w:p w:rsidR="00292926" w:rsidRDefault="00292926" w:rsidP="00292926">
      <w:pPr>
        <w:pStyle w:val="ListParagraph"/>
        <w:numPr>
          <w:ilvl w:val="0"/>
          <w:numId w:val="2"/>
        </w:numPr>
      </w:pPr>
      <w:r>
        <w:t>Anti jamming</w:t>
      </w:r>
    </w:p>
    <w:p w:rsidR="00292926" w:rsidRDefault="00A1370F" w:rsidP="00292926">
      <w:pPr>
        <w:pStyle w:val="ListParagraph"/>
        <w:ind w:left="1080"/>
      </w:pPr>
      <w:r>
        <w:t>Denganfiturinidapatmencegahtindakanperamporkandengancaramenghilangkan signal GSM dan GPS disekitar</w:t>
      </w:r>
      <w:r w:rsidR="002C0679">
        <w:t>armada</w:t>
      </w:r>
    </w:p>
    <w:p w:rsidR="00347A06" w:rsidRDefault="00347A06" w:rsidP="00277DA5">
      <w:pPr>
        <w:pStyle w:val="ListParagraph"/>
        <w:numPr>
          <w:ilvl w:val="0"/>
          <w:numId w:val="2"/>
        </w:numPr>
      </w:pPr>
      <w:r>
        <w:t>MencegahPenyalahguaan</w:t>
      </w:r>
    </w:p>
    <w:p w:rsidR="00F71E8A" w:rsidRDefault="00F71E8A" w:rsidP="00F71E8A">
      <w:pPr>
        <w:pStyle w:val="ListParagraph"/>
        <w:ind w:left="1080"/>
      </w:pPr>
      <w:r>
        <w:t>Mengirim alarm jika box dibukadiluartujuan</w:t>
      </w:r>
    </w:p>
    <w:p w:rsidR="00D55898" w:rsidRDefault="007E3871" w:rsidP="00D55898">
      <w:pPr>
        <w:pStyle w:val="ListParagraph"/>
        <w:ind w:left="1080"/>
      </w:pPr>
      <w:r>
        <w:t>Mengirim alarm jikakendaraankeluardarirute</w:t>
      </w:r>
    </w:p>
    <w:p w:rsidR="008C5F95" w:rsidRDefault="008C5F95" w:rsidP="00D55898">
      <w:pPr>
        <w:pStyle w:val="ListParagraph"/>
        <w:ind w:left="1080"/>
      </w:pPr>
      <w:r>
        <w:t>Mengirim alarm jikakendaraanberhentimelebihibataswaktu</w:t>
      </w:r>
    </w:p>
    <w:p w:rsidR="00277DA5" w:rsidRPr="00E663B1" w:rsidRDefault="00277DA5" w:rsidP="00277DA5">
      <w:pPr>
        <w:pStyle w:val="ListParagraph"/>
        <w:numPr>
          <w:ilvl w:val="0"/>
          <w:numId w:val="2"/>
        </w:numPr>
      </w:pPr>
      <w:r w:rsidRPr="00E663B1">
        <w:t>Reporting System</w:t>
      </w:r>
    </w:p>
    <w:p w:rsidR="00277DA5" w:rsidRPr="00D729C6" w:rsidRDefault="00277DA5" w:rsidP="00277DA5">
      <w:pPr>
        <w:pStyle w:val="ListParagraph"/>
        <w:numPr>
          <w:ilvl w:val="1"/>
          <w:numId w:val="2"/>
        </w:numPr>
        <w:rPr>
          <w:b/>
        </w:rPr>
      </w:pPr>
      <w:r>
        <w:t>Trip Report</w:t>
      </w:r>
    </w:p>
    <w:p w:rsidR="00277DA5" w:rsidRPr="00D729C6" w:rsidRDefault="00277DA5" w:rsidP="00277DA5">
      <w:pPr>
        <w:pStyle w:val="ListParagraph"/>
        <w:numPr>
          <w:ilvl w:val="1"/>
          <w:numId w:val="2"/>
        </w:numPr>
        <w:rPr>
          <w:b/>
        </w:rPr>
      </w:pPr>
      <w:r>
        <w:t>Hour Time</w:t>
      </w:r>
    </w:p>
    <w:p w:rsidR="00277DA5" w:rsidRPr="00D729C6" w:rsidRDefault="00277DA5" w:rsidP="00277DA5">
      <w:pPr>
        <w:pStyle w:val="ListParagraph"/>
        <w:numPr>
          <w:ilvl w:val="1"/>
          <w:numId w:val="2"/>
        </w:numPr>
        <w:rPr>
          <w:b/>
        </w:rPr>
      </w:pPr>
      <w:r>
        <w:t>Fuel Report</w:t>
      </w:r>
    </w:p>
    <w:p w:rsidR="00277DA5" w:rsidRPr="000B27E3" w:rsidRDefault="00277DA5" w:rsidP="00277DA5">
      <w:pPr>
        <w:pStyle w:val="ListParagraph"/>
        <w:numPr>
          <w:ilvl w:val="1"/>
          <w:numId w:val="2"/>
        </w:numPr>
        <w:rPr>
          <w:b/>
        </w:rPr>
      </w:pPr>
      <w:r>
        <w:t>Event Report (Power Cut, Overtime Park, Enter/Exit Zone, Overspeed, Harsbrake, Fatigue Driver, GPS Jamming, etc)</w:t>
      </w:r>
    </w:p>
    <w:p w:rsidR="00277DA5" w:rsidRDefault="00277DA5" w:rsidP="00277DA5">
      <w:pPr>
        <w:pStyle w:val="ListParagraph"/>
        <w:numPr>
          <w:ilvl w:val="1"/>
          <w:numId w:val="2"/>
        </w:numPr>
      </w:pPr>
      <w:r w:rsidRPr="006452C1">
        <w:t>Temperature Report</w:t>
      </w:r>
    </w:p>
    <w:p w:rsidR="00277DA5" w:rsidRPr="006452C1" w:rsidRDefault="00277DA5" w:rsidP="00277DA5">
      <w:pPr>
        <w:pStyle w:val="ListParagraph"/>
        <w:numPr>
          <w:ilvl w:val="1"/>
          <w:numId w:val="2"/>
        </w:numPr>
      </w:pPr>
      <w:r>
        <w:t>Digital/Analog IO Report</w:t>
      </w:r>
    </w:p>
    <w:p w:rsidR="00277DA5" w:rsidRPr="000B27E3" w:rsidRDefault="00277DA5" w:rsidP="00277DA5">
      <w:pPr>
        <w:pStyle w:val="ListParagraph"/>
        <w:numPr>
          <w:ilvl w:val="1"/>
          <w:numId w:val="2"/>
        </w:numPr>
        <w:rPr>
          <w:b/>
        </w:rPr>
      </w:pPr>
      <w:r>
        <w:t>Enter/Exit Zone</w:t>
      </w:r>
    </w:p>
    <w:p w:rsidR="00277DA5" w:rsidRPr="00EF6F3C" w:rsidRDefault="00277DA5" w:rsidP="00277DA5">
      <w:pPr>
        <w:pStyle w:val="ListParagraph"/>
        <w:numPr>
          <w:ilvl w:val="1"/>
          <w:numId w:val="2"/>
        </w:numPr>
        <w:rPr>
          <w:b/>
        </w:rPr>
      </w:pPr>
      <w:r>
        <w:t xml:space="preserve">Enter/Exit </w:t>
      </w:r>
      <w:r w:rsidR="00784525">
        <w:t>POI</w:t>
      </w:r>
    </w:p>
    <w:p w:rsidR="00277DA5" w:rsidRPr="00D80BF0" w:rsidRDefault="00277DA5" w:rsidP="00277DA5">
      <w:pPr>
        <w:pStyle w:val="ListParagraph"/>
        <w:numPr>
          <w:ilvl w:val="1"/>
          <w:numId w:val="2"/>
        </w:numPr>
      </w:pPr>
      <w:r w:rsidRPr="00D80BF0">
        <w:t>Capture Image Report</w:t>
      </w:r>
    </w:p>
    <w:p w:rsidR="00277DA5" w:rsidRDefault="00277DA5" w:rsidP="00277DA5">
      <w:pPr>
        <w:pStyle w:val="ListParagraph"/>
        <w:numPr>
          <w:ilvl w:val="0"/>
          <w:numId w:val="2"/>
        </w:numPr>
      </w:pPr>
      <w:r>
        <w:t>Services Sheduler</w:t>
      </w:r>
    </w:p>
    <w:p w:rsidR="004421EA" w:rsidRPr="00E663B1" w:rsidRDefault="004421EA" w:rsidP="00277DA5">
      <w:pPr>
        <w:pStyle w:val="ListParagraph"/>
        <w:numPr>
          <w:ilvl w:val="0"/>
          <w:numId w:val="2"/>
        </w:numPr>
      </w:pPr>
      <w:r>
        <w:t>Komunikasi 2 arahdengan driver menggunakanperangkattambahanberupa “Table Android”</w:t>
      </w:r>
    </w:p>
    <w:p w:rsidR="00F8471A" w:rsidRDefault="00F8471A" w:rsidP="00F8471A">
      <w:pPr>
        <w:pStyle w:val="ListParagraph"/>
        <w:rPr>
          <w:b/>
        </w:rPr>
      </w:pPr>
    </w:p>
    <w:p w:rsidR="001A54DD" w:rsidRPr="006919FB" w:rsidRDefault="001A54DD" w:rsidP="001152A7">
      <w:pPr>
        <w:pStyle w:val="ListParagraph"/>
        <w:numPr>
          <w:ilvl w:val="0"/>
          <w:numId w:val="3"/>
        </w:numPr>
        <w:rPr>
          <w:b/>
        </w:rPr>
      </w:pPr>
      <w:r w:rsidRPr="006919FB">
        <w:rPr>
          <w:b/>
        </w:rPr>
        <w:t>SistemKerja</w:t>
      </w:r>
    </w:p>
    <w:p w:rsidR="006919FB" w:rsidRDefault="006919FB" w:rsidP="006919FB">
      <w:pPr>
        <w:pStyle w:val="ListParagraph"/>
      </w:pPr>
      <w:r>
        <w:t>Sistemkerja</w:t>
      </w:r>
      <w:r w:rsidR="002608E7">
        <w:t>pengirimaninformasi GPS ke</w:t>
      </w:r>
      <w:r>
        <w:t>dapatdilihatdarigambardibawahini</w:t>
      </w:r>
    </w:p>
    <w:p w:rsidR="001A54DD" w:rsidRDefault="001A54DD" w:rsidP="006919FB">
      <w:pPr>
        <w:pStyle w:val="ListParagraph"/>
      </w:pPr>
    </w:p>
    <w:p w:rsidR="00024F06" w:rsidRDefault="00BC0E9E" w:rsidP="006919FB">
      <w:pPr>
        <w:pStyle w:val="ListParagraph"/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2344807</wp:posOffset>
            </wp:positionH>
            <wp:positionV relativeFrom="paragraph">
              <wp:posOffset>1590261</wp:posOffset>
            </wp:positionV>
            <wp:extent cx="477907" cy="427382"/>
            <wp:effectExtent l="1905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7" cy="427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4F06">
        <w:rPr>
          <w:noProof/>
          <w:lang w:eastAsia="en-US"/>
        </w:rPr>
        <w:drawing>
          <wp:inline distT="0" distB="0" distL="0" distR="0">
            <wp:extent cx="4631690" cy="2584450"/>
            <wp:effectExtent l="19050" t="0" r="0" b="0"/>
            <wp:docPr id="1" name="Picture 1" descr="Image result for sistem kerja g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istem kerja gps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690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06" w:rsidRDefault="00024F06" w:rsidP="006919FB">
      <w:pPr>
        <w:pStyle w:val="ListParagraph"/>
      </w:pPr>
    </w:p>
    <w:p w:rsidR="00F14B45" w:rsidRDefault="007B68E2" w:rsidP="00307B41">
      <w:pPr>
        <w:pStyle w:val="ListParagraph"/>
        <w:numPr>
          <w:ilvl w:val="0"/>
          <w:numId w:val="2"/>
        </w:numPr>
      </w:pPr>
      <w:r>
        <w:t xml:space="preserve">GPS Tracker </w:t>
      </w:r>
      <w:r w:rsidR="001A4EE0">
        <w:t>yang dipasangdimobil</w:t>
      </w:r>
      <w:r w:rsidR="00367091">
        <w:t>menerimasinyaldari</w:t>
      </w:r>
      <w:r w:rsidR="00F14B45">
        <w:t>satelit</w:t>
      </w:r>
      <w:r w:rsidR="00A8651B">
        <w:t>danmemperolehinformasiberupa (Tanggaldan Jam, K</w:t>
      </w:r>
      <w:r w:rsidR="00651E6E">
        <w:t>oordinat, Kecepatan, Ketinggiandan</w:t>
      </w:r>
      <w:r w:rsidR="00A8651B">
        <w:t>Arah)</w:t>
      </w:r>
      <w:r w:rsidR="00F14B45">
        <w:t xml:space="preserve">, </w:t>
      </w:r>
      <w:r w:rsidR="00C46BC2">
        <w:t>selanjutnya</w:t>
      </w:r>
      <w:r w:rsidR="00A8651B">
        <w:t>GPS Tracker</w:t>
      </w:r>
      <w:r w:rsidR="00F14B45">
        <w:t>mengiriminformasi</w:t>
      </w:r>
      <w:r w:rsidR="00651E6E">
        <w:t>tersebut</w:t>
      </w:r>
      <w:r w:rsidR="005A5049">
        <w:t>keserver</w:t>
      </w:r>
      <w:r w:rsidR="00651E6E">
        <w:t>melaluijaringan provider selluler.</w:t>
      </w:r>
    </w:p>
    <w:p w:rsidR="006B6278" w:rsidRDefault="006B6278" w:rsidP="00A84B11">
      <w:pPr>
        <w:pStyle w:val="ListParagraph"/>
        <w:numPr>
          <w:ilvl w:val="0"/>
          <w:numId w:val="2"/>
        </w:numPr>
      </w:pPr>
      <w:r>
        <w:t>Selain</w:t>
      </w:r>
      <w:r w:rsidR="0042397A">
        <w:t>mengiriminformasi</w:t>
      </w:r>
      <w:r w:rsidR="007B68E2">
        <w:t xml:space="preserve">diatas GPS tracker </w:t>
      </w:r>
      <w:r>
        <w:t>juga bisadimanfaatkanuntukmengiriminformasitambahanseperti (</w:t>
      </w:r>
      <w:r w:rsidR="00B679F2" w:rsidRPr="00D2613D">
        <w:rPr>
          <w:i/>
        </w:rPr>
        <w:t>status suhudalamkendaraan</w:t>
      </w:r>
      <w:r w:rsidR="00B679F2">
        <w:t xml:space="preserve">, </w:t>
      </w:r>
      <w:r w:rsidR="00B679F2" w:rsidRPr="00D2613D">
        <w:rPr>
          <w:i/>
        </w:rPr>
        <w:t>status mesin on atau off</w:t>
      </w:r>
      <w:r w:rsidR="00B679F2">
        <w:t xml:space="preserve">, </w:t>
      </w:r>
      <w:r w:rsidR="0042397A" w:rsidRPr="0042397A">
        <w:rPr>
          <w:i/>
        </w:rPr>
        <w:t>gambaraktifitasdidalamkendaraan</w:t>
      </w:r>
      <w:r w:rsidR="0042397A">
        <w:t xml:space="preserve">, </w:t>
      </w:r>
      <w:r w:rsidR="0042397A" w:rsidRPr="0042397A">
        <w:rPr>
          <w:i/>
        </w:rPr>
        <w:t>status BBMdanmasihbanyaklagi</w:t>
      </w:r>
      <w:r>
        <w:t>)</w:t>
      </w:r>
      <w:r w:rsidR="0042397A">
        <w:t>, informasi</w:t>
      </w:r>
      <w:r w:rsidR="003520A9">
        <w:t>tambahaninidiperolehdengan</w:t>
      </w:r>
      <w:r w:rsidR="003E286D">
        <w:t xml:space="preserve">menghubungkan GPS Tracker denganperatan external </w:t>
      </w:r>
      <w:r w:rsidR="003520A9">
        <w:t>seperti sensor suhu, sensor</w:t>
      </w:r>
      <w:r w:rsidR="003E286D">
        <w:t>, jalur ACC kendaraan.</w:t>
      </w:r>
    </w:p>
    <w:p w:rsidR="00286EF8" w:rsidRDefault="00C46E9D" w:rsidP="00713AE7">
      <w:pPr>
        <w:pStyle w:val="ListParagraph"/>
        <w:numPr>
          <w:ilvl w:val="0"/>
          <w:numId w:val="2"/>
        </w:numPr>
      </w:pPr>
      <w:r>
        <w:t>Informasi yang diterima deserver</w:t>
      </w:r>
      <w:r w:rsidR="003520A9">
        <w:t>selanjutnya</w:t>
      </w:r>
      <w:r>
        <w:t>diprosesolehaplikasi Server GPS dandistribusikanke user melaluiaplikasi Web GPS atauaplikasi yang dipasang di android</w:t>
      </w:r>
      <w:r w:rsidR="00286EF8">
        <w:t>.</w:t>
      </w:r>
    </w:p>
    <w:p w:rsidR="00C00BEF" w:rsidRDefault="00C00BEF" w:rsidP="006919FB">
      <w:pPr>
        <w:pStyle w:val="ListParagraph"/>
      </w:pPr>
    </w:p>
    <w:p w:rsidR="00D55BCC" w:rsidRDefault="00D55BCC" w:rsidP="00D55BCC">
      <w:pPr>
        <w:pStyle w:val="ListParagraph"/>
        <w:rPr>
          <w:b/>
        </w:rPr>
      </w:pPr>
    </w:p>
    <w:p w:rsidR="00C00BEF" w:rsidRPr="00946A72" w:rsidRDefault="00645C37" w:rsidP="006E402E">
      <w:pPr>
        <w:pStyle w:val="ListParagraph"/>
        <w:numPr>
          <w:ilvl w:val="0"/>
          <w:numId w:val="3"/>
        </w:numPr>
        <w:rPr>
          <w:b/>
        </w:rPr>
      </w:pPr>
      <w:r w:rsidRPr="00946A72">
        <w:rPr>
          <w:b/>
        </w:rPr>
        <w:t>Perangkat</w:t>
      </w:r>
      <w:r w:rsidR="00AD1A8B" w:rsidRPr="00946A72">
        <w:rPr>
          <w:b/>
        </w:rPr>
        <w:t>GPS Tracker danAksesoris</w:t>
      </w:r>
    </w:p>
    <w:p w:rsidR="0059586C" w:rsidRDefault="0059586C" w:rsidP="00251DF9">
      <w:pPr>
        <w:pStyle w:val="ListParagraph"/>
      </w:pPr>
    </w:p>
    <w:p w:rsidR="00B36C4B" w:rsidRPr="00F733A8" w:rsidRDefault="00553A6C" w:rsidP="00F733A8">
      <w:pPr>
        <w:pStyle w:val="ListParagraph"/>
        <w:numPr>
          <w:ilvl w:val="1"/>
          <w:numId w:val="3"/>
        </w:numPr>
        <w:rPr>
          <w:b/>
        </w:rPr>
      </w:pPr>
      <w:r w:rsidRPr="008B707E">
        <w:rPr>
          <w:b/>
        </w:rPr>
        <w:t>GPS Tracker</w:t>
      </w:r>
      <w:r w:rsidR="00B36C4B" w:rsidRPr="008B707E">
        <w:rPr>
          <w:b/>
        </w:rPr>
        <w:t xml:space="preserve"> F</w:t>
      </w:r>
      <w:r w:rsidRPr="008B707E">
        <w:rPr>
          <w:b/>
        </w:rPr>
        <w:t>-100</w:t>
      </w:r>
      <w:r w:rsidR="0079647F">
        <w:rPr>
          <w:b/>
        </w:rPr>
        <w:t xml:space="preserve"> ( HargaRp 1.7Jt)</w:t>
      </w:r>
    </w:p>
    <w:p w:rsidR="00C95EB6" w:rsidRDefault="00C95EB6" w:rsidP="00F733A8">
      <w:pPr>
        <w:pStyle w:val="ListParagraph"/>
        <w:ind w:left="1080"/>
        <w:jc w:val="center"/>
      </w:pPr>
      <w:r>
        <w:rPr>
          <w:noProof/>
          <w:lang w:eastAsia="en-US"/>
        </w:rPr>
        <w:drawing>
          <wp:inline distT="0" distB="0" distL="0" distR="0">
            <wp:extent cx="2843420" cy="1793528"/>
            <wp:effectExtent l="19050" t="0" r="0" b="0"/>
            <wp:docPr id="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751" cy="1793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EB6" w:rsidRDefault="00C95EB6" w:rsidP="00EA5947">
      <w:pPr>
        <w:pStyle w:val="ListParagraph"/>
        <w:ind w:left="1080"/>
      </w:pPr>
    </w:p>
    <w:p w:rsidR="00C95EB6" w:rsidRDefault="00C95EB6" w:rsidP="00EA5947">
      <w:pPr>
        <w:pStyle w:val="ListParagraph"/>
        <w:ind w:left="1080"/>
      </w:pPr>
    </w:p>
    <w:p w:rsidR="00553A6C" w:rsidRPr="00C71A8C" w:rsidRDefault="00EA5947" w:rsidP="00251DF9">
      <w:pPr>
        <w:pStyle w:val="ListParagraph"/>
        <w:numPr>
          <w:ilvl w:val="1"/>
          <w:numId w:val="3"/>
        </w:numPr>
        <w:rPr>
          <w:b/>
        </w:rPr>
      </w:pPr>
      <w:r w:rsidRPr="00C71A8C">
        <w:rPr>
          <w:b/>
        </w:rPr>
        <w:lastRenderedPageBreak/>
        <w:t>GPS Tracker F-500</w:t>
      </w:r>
      <w:r w:rsidR="009571D7">
        <w:rPr>
          <w:b/>
        </w:rPr>
        <w:t>Harga 2.500.000</w:t>
      </w:r>
    </w:p>
    <w:p w:rsidR="00946827" w:rsidRDefault="00946827" w:rsidP="00946827">
      <w:pPr>
        <w:pStyle w:val="ListParagraph"/>
        <w:ind w:left="1080"/>
      </w:pPr>
    </w:p>
    <w:p w:rsidR="0032590A" w:rsidRDefault="0032590A" w:rsidP="00946827">
      <w:pPr>
        <w:pStyle w:val="ListParagraph"/>
        <w:ind w:left="1080"/>
      </w:pPr>
      <w:r>
        <w:rPr>
          <w:noProof/>
          <w:lang w:eastAsia="en-US"/>
        </w:rPr>
        <w:drawing>
          <wp:inline distT="0" distB="0" distL="0" distR="0">
            <wp:extent cx="2469475" cy="1918252"/>
            <wp:effectExtent l="19050" t="0" r="7025" b="0"/>
            <wp:docPr id="53" name="Picture 52" descr="A300-det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00-detail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3575" cy="192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90A" w:rsidRDefault="0032590A" w:rsidP="00946827">
      <w:pPr>
        <w:pStyle w:val="ListParagraph"/>
        <w:ind w:left="1080"/>
      </w:pPr>
    </w:p>
    <w:p w:rsidR="000841D8" w:rsidRDefault="005647EE" w:rsidP="000841D8">
      <w:pPr>
        <w:pStyle w:val="ListParagraph"/>
        <w:ind w:left="1080"/>
      </w:pPr>
      <w:r>
        <w:t>Standar Accessories (GSM Module, GPRS Module, Mic</w:t>
      </w:r>
      <w:r w:rsidR="009B696C">
        <w:t>, Electrical Cabling System</w:t>
      </w:r>
      <w:r>
        <w:t>)</w:t>
      </w:r>
    </w:p>
    <w:p w:rsidR="00C55906" w:rsidRDefault="00C55906" w:rsidP="000841D8">
      <w:pPr>
        <w:pStyle w:val="ListParagraph"/>
        <w:ind w:left="1080"/>
      </w:pPr>
    </w:p>
    <w:p w:rsidR="00F733A8" w:rsidRDefault="00F733A8" w:rsidP="000841D8">
      <w:pPr>
        <w:pStyle w:val="ListParagraph"/>
        <w:ind w:left="1080"/>
      </w:pPr>
    </w:p>
    <w:p w:rsidR="00F733A8" w:rsidRDefault="00F733A8" w:rsidP="000841D8">
      <w:pPr>
        <w:pStyle w:val="ListParagraph"/>
        <w:ind w:left="1080"/>
      </w:pPr>
    </w:p>
    <w:p w:rsidR="007C40CD" w:rsidRPr="00C923B6" w:rsidRDefault="00504628" w:rsidP="007C40CD">
      <w:pPr>
        <w:pStyle w:val="ListParagraph"/>
        <w:numPr>
          <w:ilvl w:val="1"/>
          <w:numId w:val="3"/>
        </w:numPr>
        <w:rPr>
          <w:b/>
        </w:rPr>
      </w:pPr>
      <w:r w:rsidRPr="00C923B6">
        <w:rPr>
          <w:b/>
        </w:rPr>
        <w:t>Aksesori GPS Tracker</w:t>
      </w:r>
      <w:r w:rsidR="00C15232">
        <w:rPr>
          <w:b/>
        </w:rPr>
        <w:t>danHarga</w:t>
      </w:r>
    </w:p>
    <w:p w:rsidR="00141F98" w:rsidRDefault="00141F98" w:rsidP="000841D8">
      <w:pPr>
        <w:pStyle w:val="ListParagraph"/>
        <w:ind w:left="1080"/>
      </w:pPr>
    </w:p>
    <w:tbl>
      <w:tblPr>
        <w:tblStyle w:val="TableGrid"/>
        <w:tblW w:w="8485" w:type="dxa"/>
        <w:tblInd w:w="1440" w:type="dxa"/>
        <w:tblLayout w:type="fixed"/>
        <w:tblLook w:val="04A0"/>
      </w:tblPr>
      <w:tblGrid>
        <w:gridCol w:w="2088"/>
        <w:gridCol w:w="3600"/>
        <w:gridCol w:w="1260"/>
        <w:gridCol w:w="1537"/>
      </w:tblGrid>
      <w:tr w:rsidR="007C40CD" w:rsidTr="000D748C">
        <w:tc>
          <w:tcPr>
            <w:tcW w:w="2088" w:type="dxa"/>
          </w:tcPr>
          <w:p w:rsidR="00273C6A" w:rsidRDefault="00B94500" w:rsidP="000841D8">
            <w:pPr>
              <w:pStyle w:val="ListParagraph"/>
              <w:ind w:left="0"/>
            </w:pPr>
            <w:r>
              <w:t>Nama Aksesori</w:t>
            </w:r>
          </w:p>
        </w:tc>
        <w:tc>
          <w:tcPr>
            <w:tcW w:w="3600" w:type="dxa"/>
          </w:tcPr>
          <w:p w:rsidR="00273C6A" w:rsidRDefault="00273C6A" w:rsidP="000841D8">
            <w:pPr>
              <w:pStyle w:val="ListParagraph"/>
              <w:ind w:left="0"/>
            </w:pPr>
            <w:r>
              <w:t>Gambar</w:t>
            </w:r>
          </w:p>
        </w:tc>
        <w:tc>
          <w:tcPr>
            <w:tcW w:w="1260" w:type="dxa"/>
          </w:tcPr>
          <w:p w:rsidR="00273C6A" w:rsidRDefault="00AC00B3" w:rsidP="000841D8">
            <w:pPr>
              <w:pStyle w:val="ListParagraph"/>
              <w:ind w:left="0"/>
            </w:pPr>
            <w:r>
              <w:t>Optional</w:t>
            </w:r>
          </w:p>
        </w:tc>
        <w:tc>
          <w:tcPr>
            <w:tcW w:w="1537" w:type="dxa"/>
          </w:tcPr>
          <w:p w:rsidR="00273C6A" w:rsidRDefault="00AC00B3" w:rsidP="000841D8">
            <w:pPr>
              <w:pStyle w:val="ListParagraph"/>
              <w:ind w:left="0"/>
            </w:pPr>
            <w:r>
              <w:t>Harga</w:t>
            </w:r>
          </w:p>
        </w:tc>
      </w:tr>
      <w:tr w:rsidR="00AC1D9B" w:rsidTr="000D748C">
        <w:tc>
          <w:tcPr>
            <w:tcW w:w="2088" w:type="dxa"/>
          </w:tcPr>
          <w:p w:rsidR="00216D21" w:rsidRDefault="00213533" w:rsidP="006F3753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br/>
            </w:r>
            <w:r>
              <w:br/>
            </w:r>
            <w:r>
              <w:br/>
            </w:r>
            <w:r w:rsidR="00886E29">
              <w:t>Relay</w:t>
            </w:r>
          </w:p>
          <w:p w:rsidR="001C6EFC" w:rsidRPr="00216D21" w:rsidRDefault="001C6EFC" w:rsidP="006F3753">
            <w:pPr>
              <w:jc w:val="center"/>
              <w:rPr>
                <w:b/>
                <w:bCs/>
              </w:rPr>
            </w:pPr>
          </w:p>
        </w:tc>
        <w:tc>
          <w:tcPr>
            <w:tcW w:w="3600" w:type="dxa"/>
          </w:tcPr>
          <w:p w:rsidR="00273C6A" w:rsidRDefault="00273C6A" w:rsidP="006F3753">
            <w:pPr>
              <w:pStyle w:val="ListParagraph"/>
              <w:ind w:left="0"/>
              <w:jc w:val="center"/>
            </w:pPr>
            <w:r w:rsidRPr="00273C6A">
              <w:rPr>
                <w:noProof/>
                <w:lang w:eastAsia="en-US"/>
              </w:rPr>
              <w:drawing>
                <wp:inline distT="0" distB="0" distL="0" distR="0">
                  <wp:extent cx="1172817" cy="1172817"/>
                  <wp:effectExtent l="0" t="0" r="0" b="0"/>
                  <wp:docPr id="33" name="Picture 2" descr="rela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lay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2817" cy="1172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</w:tcPr>
          <w:p w:rsidR="00273C6A" w:rsidRDefault="00213533" w:rsidP="006F3753">
            <w:pPr>
              <w:pStyle w:val="ListParagraph"/>
              <w:ind w:left="0"/>
              <w:jc w:val="center"/>
            </w:pPr>
            <w:r>
              <w:br/>
            </w:r>
            <w:r>
              <w:br/>
            </w:r>
            <w:r>
              <w:br/>
            </w:r>
            <w:r w:rsidR="00690771">
              <w:t>Include</w:t>
            </w:r>
          </w:p>
        </w:tc>
        <w:tc>
          <w:tcPr>
            <w:tcW w:w="1537" w:type="dxa"/>
          </w:tcPr>
          <w:p w:rsidR="00273C6A" w:rsidRDefault="00213533" w:rsidP="006F3753">
            <w:pPr>
              <w:pStyle w:val="ListParagraph"/>
              <w:ind w:left="0"/>
              <w:jc w:val="center"/>
            </w:pPr>
            <w:r>
              <w:br/>
            </w:r>
            <w:r>
              <w:br/>
            </w:r>
            <w:r>
              <w:br/>
            </w:r>
            <w:r w:rsidR="00B609A9">
              <w:t>Free</w:t>
            </w:r>
            <w:r w:rsidR="0046284F">
              <w:t>-</w:t>
            </w:r>
          </w:p>
        </w:tc>
      </w:tr>
      <w:tr w:rsidR="00273C6A" w:rsidTr="000D748C">
        <w:tc>
          <w:tcPr>
            <w:tcW w:w="2088" w:type="dxa"/>
          </w:tcPr>
          <w:p w:rsidR="00273C6A" w:rsidRPr="00CD0EEF" w:rsidRDefault="002E261C" w:rsidP="006F3753">
            <w:pPr>
              <w:pStyle w:val="ListParagraph"/>
              <w:ind w:left="0"/>
              <w:jc w:val="center"/>
            </w:pPr>
            <w:r>
              <w:br/>
            </w:r>
            <w:r>
              <w:br/>
            </w:r>
            <w:r>
              <w:br/>
            </w:r>
            <w:r>
              <w:br/>
            </w:r>
            <w:r w:rsidR="000578FB">
              <w:t>GSM Module</w:t>
            </w:r>
          </w:p>
        </w:tc>
        <w:tc>
          <w:tcPr>
            <w:tcW w:w="3600" w:type="dxa"/>
          </w:tcPr>
          <w:p w:rsidR="00273C6A" w:rsidRDefault="00273C6A" w:rsidP="006F3753">
            <w:pPr>
              <w:pStyle w:val="ListParagraph"/>
              <w:ind w:left="0"/>
              <w:jc w:val="center"/>
            </w:pPr>
            <w:r w:rsidRPr="00273C6A">
              <w:rPr>
                <w:noProof/>
                <w:lang w:eastAsia="en-US"/>
              </w:rPr>
              <w:drawing>
                <wp:inline distT="0" distB="0" distL="0" distR="0">
                  <wp:extent cx="1720298" cy="1720298"/>
                  <wp:effectExtent l="19050" t="0" r="0" b="0"/>
                  <wp:docPr id="34" name="Picture 3" descr="gs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sm.jp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212" cy="172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</w:tcPr>
          <w:p w:rsidR="00273C6A" w:rsidRDefault="00213533" w:rsidP="006F3753">
            <w:pPr>
              <w:pStyle w:val="ListParagraph"/>
              <w:ind w:left="0"/>
              <w:jc w:val="center"/>
            </w:pPr>
            <w:r>
              <w:br/>
            </w:r>
            <w:r>
              <w:br/>
            </w:r>
            <w:r>
              <w:br/>
            </w:r>
            <w:r>
              <w:br/>
            </w:r>
            <w:r w:rsidR="003D73AF">
              <w:t>Include</w:t>
            </w:r>
          </w:p>
        </w:tc>
        <w:tc>
          <w:tcPr>
            <w:tcW w:w="1537" w:type="dxa"/>
          </w:tcPr>
          <w:p w:rsidR="00273C6A" w:rsidRDefault="00213533" w:rsidP="006F3753">
            <w:pPr>
              <w:pStyle w:val="ListParagraph"/>
              <w:ind w:left="0"/>
              <w:jc w:val="center"/>
            </w:pPr>
            <w:r>
              <w:br/>
            </w:r>
            <w:r>
              <w:br/>
            </w:r>
            <w:r>
              <w:br/>
            </w:r>
            <w:r>
              <w:br/>
            </w:r>
            <w:r w:rsidR="00B609A9">
              <w:t>Free</w:t>
            </w:r>
          </w:p>
        </w:tc>
      </w:tr>
      <w:tr w:rsidR="00AC1D9B" w:rsidTr="000D748C">
        <w:tc>
          <w:tcPr>
            <w:tcW w:w="2088" w:type="dxa"/>
          </w:tcPr>
          <w:p w:rsidR="00273C6A" w:rsidRPr="00CD0EEF" w:rsidRDefault="002E261C" w:rsidP="006F3753">
            <w:pPr>
              <w:pStyle w:val="ListParagraph"/>
              <w:ind w:left="0"/>
              <w:jc w:val="center"/>
            </w:pPr>
            <w:r>
              <w:lastRenderedPageBreak/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 w:rsidR="00FF3EB5">
              <w:t>GPS Module</w:t>
            </w:r>
          </w:p>
        </w:tc>
        <w:tc>
          <w:tcPr>
            <w:tcW w:w="3600" w:type="dxa"/>
          </w:tcPr>
          <w:p w:rsidR="00273C6A" w:rsidRDefault="00273C6A" w:rsidP="006F3753">
            <w:pPr>
              <w:pStyle w:val="ListParagraph"/>
              <w:ind w:left="0"/>
              <w:jc w:val="center"/>
            </w:pPr>
            <w:r w:rsidRPr="00273C6A">
              <w:rPr>
                <w:noProof/>
                <w:lang w:eastAsia="en-US"/>
              </w:rPr>
              <w:drawing>
                <wp:inline distT="0" distB="0" distL="0" distR="0">
                  <wp:extent cx="1878496" cy="1878496"/>
                  <wp:effectExtent l="19050" t="0" r="7454" b="0"/>
                  <wp:docPr id="35" name="Picture 4" descr="gp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ps.jp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1973" cy="1881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</w:tcPr>
          <w:p w:rsidR="00273C6A" w:rsidRDefault="00946469" w:rsidP="006F3753">
            <w:pPr>
              <w:pStyle w:val="ListParagraph"/>
              <w:ind w:left="0"/>
              <w:jc w:val="center"/>
            </w:pP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 w:rsidR="003D73AF">
              <w:t>Include</w:t>
            </w:r>
          </w:p>
        </w:tc>
        <w:tc>
          <w:tcPr>
            <w:tcW w:w="1537" w:type="dxa"/>
          </w:tcPr>
          <w:p w:rsidR="00273C6A" w:rsidRDefault="00946469" w:rsidP="006F3753">
            <w:pPr>
              <w:pStyle w:val="ListParagraph"/>
              <w:ind w:left="0"/>
              <w:jc w:val="center"/>
            </w:pP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 w:rsidR="00B609A9">
              <w:t>Free</w:t>
            </w:r>
          </w:p>
        </w:tc>
      </w:tr>
      <w:tr w:rsidR="00273C6A" w:rsidTr="000D748C">
        <w:tc>
          <w:tcPr>
            <w:tcW w:w="2088" w:type="dxa"/>
          </w:tcPr>
          <w:p w:rsidR="00273C6A" w:rsidRPr="00CD0EEF" w:rsidRDefault="002E261C" w:rsidP="006F3753">
            <w:pPr>
              <w:pStyle w:val="ListParagraph"/>
              <w:ind w:left="0"/>
              <w:jc w:val="center"/>
            </w:pP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 w:rsidR="007D681C">
              <w:t>Speaker</w:t>
            </w:r>
          </w:p>
        </w:tc>
        <w:tc>
          <w:tcPr>
            <w:tcW w:w="3600" w:type="dxa"/>
          </w:tcPr>
          <w:p w:rsidR="00273C6A" w:rsidRDefault="00273C6A" w:rsidP="006F3753">
            <w:pPr>
              <w:pStyle w:val="ListParagraph"/>
              <w:ind w:left="0"/>
              <w:jc w:val="center"/>
            </w:pPr>
            <w:r w:rsidRPr="00273C6A">
              <w:rPr>
                <w:noProof/>
                <w:lang w:eastAsia="en-US"/>
              </w:rPr>
              <w:drawing>
                <wp:inline distT="0" distB="0" distL="0" distR="0">
                  <wp:extent cx="1977887" cy="1977887"/>
                  <wp:effectExtent l="19050" t="0" r="3313" b="0"/>
                  <wp:docPr id="36" name="Picture 5" descr="sp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pk.jp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548" cy="1981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</w:tcPr>
          <w:p w:rsidR="00273C6A" w:rsidRDefault="005D3C35" w:rsidP="006F3753">
            <w:pPr>
              <w:pStyle w:val="ListParagraph"/>
              <w:ind w:left="0"/>
              <w:jc w:val="center"/>
            </w:pP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 w:rsidR="003D73AF">
              <w:t>Include</w:t>
            </w:r>
          </w:p>
        </w:tc>
        <w:tc>
          <w:tcPr>
            <w:tcW w:w="1537" w:type="dxa"/>
          </w:tcPr>
          <w:p w:rsidR="00273C6A" w:rsidRDefault="005D3C35" w:rsidP="006F3753">
            <w:pPr>
              <w:pStyle w:val="ListParagraph"/>
              <w:ind w:left="0"/>
              <w:jc w:val="center"/>
            </w:pP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 w:rsidR="00B609A9">
              <w:t>Free</w:t>
            </w:r>
          </w:p>
        </w:tc>
      </w:tr>
      <w:tr w:rsidR="00AC1D9B" w:rsidTr="000D748C">
        <w:tc>
          <w:tcPr>
            <w:tcW w:w="2088" w:type="dxa"/>
          </w:tcPr>
          <w:p w:rsidR="00273C6A" w:rsidRPr="00CD0EEF" w:rsidRDefault="002E261C" w:rsidP="006F3753">
            <w:pPr>
              <w:pStyle w:val="ListParagraph"/>
              <w:ind w:left="0"/>
              <w:jc w:val="center"/>
            </w:pP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 w:rsidR="007D681C">
              <w:t>Mic</w:t>
            </w:r>
          </w:p>
        </w:tc>
        <w:tc>
          <w:tcPr>
            <w:tcW w:w="3600" w:type="dxa"/>
          </w:tcPr>
          <w:p w:rsidR="00273C6A" w:rsidRDefault="00273C6A" w:rsidP="006F3753">
            <w:pPr>
              <w:pStyle w:val="ListParagraph"/>
              <w:ind w:left="0"/>
              <w:jc w:val="center"/>
            </w:pPr>
            <w:r w:rsidRPr="00273C6A">
              <w:rPr>
                <w:noProof/>
                <w:lang w:eastAsia="en-US"/>
              </w:rPr>
              <w:drawing>
                <wp:inline distT="0" distB="0" distL="0" distR="0">
                  <wp:extent cx="1879324" cy="1879324"/>
                  <wp:effectExtent l="19050" t="0" r="6626" b="0"/>
                  <wp:docPr id="37" name="Picture 6" descr="mi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ic.jp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803" cy="1882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</w:tcPr>
          <w:p w:rsidR="00273C6A" w:rsidRDefault="005D3C35" w:rsidP="006F3753">
            <w:pPr>
              <w:pStyle w:val="ListParagraph"/>
              <w:ind w:left="0"/>
              <w:jc w:val="center"/>
            </w:pPr>
            <w:r>
              <w:br/>
            </w:r>
            <w:r>
              <w:br/>
            </w:r>
            <w:r>
              <w:br/>
            </w:r>
            <w:r>
              <w:br/>
            </w:r>
            <w:r w:rsidR="003D73AF">
              <w:t>Include</w:t>
            </w:r>
          </w:p>
        </w:tc>
        <w:tc>
          <w:tcPr>
            <w:tcW w:w="1537" w:type="dxa"/>
          </w:tcPr>
          <w:p w:rsidR="00273C6A" w:rsidRDefault="005D3C35" w:rsidP="006F3753">
            <w:pPr>
              <w:pStyle w:val="ListParagraph"/>
              <w:ind w:left="0"/>
              <w:jc w:val="center"/>
            </w:pPr>
            <w:r>
              <w:br/>
            </w:r>
            <w:r>
              <w:br/>
            </w:r>
            <w:r>
              <w:br/>
            </w:r>
            <w:r>
              <w:br/>
            </w:r>
            <w:r w:rsidR="00B609A9">
              <w:t>Free</w:t>
            </w:r>
          </w:p>
        </w:tc>
      </w:tr>
      <w:tr w:rsidR="00273C6A" w:rsidTr="000D748C">
        <w:tc>
          <w:tcPr>
            <w:tcW w:w="2088" w:type="dxa"/>
          </w:tcPr>
          <w:p w:rsidR="00273C6A" w:rsidRPr="00F97599" w:rsidRDefault="002E261C" w:rsidP="00DC5BC1">
            <w:pPr>
              <w:pStyle w:val="ListParagraph"/>
              <w:ind w:left="0"/>
            </w:pP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 w:rsidR="007D681C">
              <w:t>Camera</w:t>
            </w:r>
          </w:p>
        </w:tc>
        <w:tc>
          <w:tcPr>
            <w:tcW w:w="3600" w:type="dxa"/>
          </w:tcPr>
          <w:p w:rsidR="00273C6A" w:rsidRDefault="00273C6A" w:rsidP="00DC5BC1">
            <w:pPr>
              <w:pStyle w:val="ListParagraph"/>
              <w:ind w:left="0"/>
            </w:pPr>
            <w:r w:rsidRPr="00273C6A">
              <w:rPr>
                <w:noProof/>
                <w:lang w:eastAsia="en-US"/>
              </w:rPr>
              <w:drawing>
                <wp:inline distT="0" distB="0" distL="0" distR="0">
                  <wp:extent cx="1888434" cy="1888434"/>
                  <wp:effectExtent l="0" t="0" r="0" b="0"/>
                  <wp:docPr id="38" name="Picture 7" descr="came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mera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357" cy="1889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</w:tcPr>
          <w:p w:rsidR="00273C6A" w:rsidRDefault="00DC5BC1" w:rsidP="00DC5BC1">
            <w:pPr>
              <w:pStyle w:val="ListParagraph"/>
              <w:ind w:left="0"/>
            </w:pPr>
            <w:r>
              <w:br/>
            </w:r>
            <w:r>
              <w:br/>
            </w:r>
            <w:r>
              <w:br/>
            </w:r>
            <w:r>
              <w:br/>
            </w:r>
            <w:r w:rsidR="003D73AF">
              <w:t>Optional</w:t>
            </w:r>
          </w:p>
        </w:tc>
        <w:tc>
          <w:tcPr>
            <w:tcW w:w="1537" w:type="dxa"/>
          </w:tcPr>
          <w:p w:rsidR="00273C6A" w:rsidRDefault="00DC5BC1" w:rsidP="00DC5BC1">
            <w:pPr>
              <w:pStyle w:val="ListParagraph"/>
              <w:ind w:left="0"/>
            </w:pPr>
            <w:r>
              <w:br/>
            </w:r>
            <w:r>
              <w:br/>
            </w:r>
            <w:r>
              <w:br/>
            </w:r>
            <w:r>
              <w:br/>
            </w:r>
            <w:r w:rsidR="00B609A9">
              <w:t>Rp 500.000</w:t>
            </w:r>
          </w:p>
        </w:tc>
      </w:tr>
      <w:tr w:rsidR="00AC1D9B" w:rsidTr="000D748C">
        <w:tc>
          <w:tcPr>
            <w:tcW w:w="2088" w:type="dxa"/>
          </w:tcPr>
          <w:p w:rsidR="00273C6A" w:rsidRPr="00F97599" w:rsidRDefault="00DC5BC1" w:rsidP="006F3753">
            <w:pPr>
              <w:pStyle w:val="ListParagraph"/>
              <w:ind w:left="0"/>
              <w:jc w:val="center"/>
            </w:pPr>
            <w:r>
              <w:lastRenderedPageBreak/>
              <w:br/>
            </w:r>
            <w:r>
              <w:br/>
            </w:r>
            <w:r>
              <w:br/>
            </w:r>
            <w:r>
              <w:br/>
            </w:r>
            <w:r w:rsidR="00E85E15">
              <w:t>Fuel Sensor</w:t>
            </w:r>
          </w:p>
        </w:tc>
        <w:tc>
          <w:tcPr>
            <w:tcW w:w="3600" w:type="dxa"/>
          </w:tcPr>
          <w:p w:rsidR="00273C6A" w:rsidRDefault="00273C6A" w:rsidP="006F3753">
            <w:pPr>
              <w:pStyle w:val="ListParagraph"/>
              <w:ind w:left="0"/>
              <w:jc w:val="center"/>
            </w:pPr>
            <w:r w:rsidRPr="00273C6A">
              <w:rPr>
                <w:noProof/>
                <w:lang w:eastAsia="en-US"/>
              </w:rPr>
              <w:drawing>
                <wp:inline distT="0" distB="0" distL="0" distR="0">
                  <wp:extent cx="2077278" cy="2077278"/>
                  <wp:effectExtent l="0" t="0" r="0" b="0"/>
                  <wp:docPr id="39" name="Picture 8" descr="fue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uel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742" cy="2077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</w:tcPr>
          <w:p w:rsidR="00273C6A" w:rsidRDefault="00DC5BC1" w:rsidP="006F3753">
            <w:pPr>
              <w:pStyle w:val="ListParagraph"/>
              <w:ind w:left="0"/>
              <w:jc w:val="center"/>
            </w:pP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 w:rsidR="00E85E15">
              <w:t>Optional</w:t>
            </w:r>
          </w:p>
        </w:tc>
        <w:tc>
          <w:tcPr>
            <w:tcW w:w="1537" w:type="dxa"/>
          </w:tcPr>
          <w:p w:rsidR="00273C6A" w:rsidRDefault="00DC5BC1" w:rsidP="006F3753">
            <w:pPr>
              <w:pStyle w:val="ListParagraph"/>
              <w:ind w:left="0"/>
              <w:jc w:val="center"/>
            </w:pP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 w:rsidR="0067569D">
              <w:t>Rp 750.000</w:t>
            </w:r>
          </w:p>
        </w:tc>
      </w:tr>
      <w:tr w:rsidR="00273C6A" w:rsidTr="000D748C">
        <w:tc>
          <w:tcPr>
            <w:tcW w:w="2088" w:type="dxa"/>
          </w:tcPr>
          <w:p w:rsidR="00273C6A" w:rsidRPr="00F97599" w:rsidRDefault="006B4A61" w:rsidP="006F3753">
            <w:pPr>
              <w:pStyle w:val="ListParagraph"/>
              <w:ind w:left="0"/>
              <w:jc w:val="center"/>
            </w:pPr>
            <w:r>
              <w:br/>
            </w:r>
            <w:r>
              <w:br/>
            </w:r>
            <w:r>
              <w:br/>
            </w:r>
            <w:r>
              <w:br/>
            </w:r>
            <w:r w:rsidR="00E85E15">
              <w:t>Panic Button</w:t>
            </w:r>
          </w:p>
        </w:tc>
        <w:tc>
          <w:tcPr>
            <w:tcW w:w="3600" w:type="dxa"/>
          </w:tcPr>
          <w:p w:rsidR="00273C6A" w:rsidRDefault="00273C6A" w:rsidP="006F3753">
            <w:pPr>
              <w:pStyle w:val="ListParagraph"/>
              <w:ind w:left="0"/>
              <w:jc w:val="center"/>
            </w:pPr>
            <w:r w:rsidRPr="00273C6A">
              <w:rPr>
                <w:noProof/>
                <w:lang w:eastAsia="en-US"/>
              </w:rPr>
              <w:drawing>
                <wp:inline distT="0" distB="0" distL="0" distR="0">
                  <wp:extent cx="1749287" cy="1749287"/>
                  <wp:effectExtent l="19050" t="0" r="0" b="0"/>
                  <wp:docPr id="40" name="Picture 9" descr="i-butt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-button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9287" cy="1749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</w:tcPr>
          <w:p w:rsidR="00273C6A" w:rsidRDefault="006B4A61" w:rsidP="006F3753">
            <w:pPr>
              <w:pStyle w:val="ListParagraph"/>
              <w:ind w:left="0"/>
              <w:jc w:val="center"/>
            </w:pPr>
            <w:r>
              <w:br/>
            </w:r>
            <w:r>
              <w:br/>
            </w:r>
            <w:r>
              <w:br/>
            </w:r>
            <w:r>
              <w:br/>
            </w:r>
            <w:r w:rsidR="00E85E15">
              <w:t>Optional</w:t>
            </w:r>
          </w:p>
        </w:tc>
        <w:tc>
          <w:tcPr>
            <w:tcW w:w="1537" w:type="dxa"/>
          </w:tcPr>
          <w:p w:rsidR="00273C6A" w:rsidRDefault="006B4A61" w:rsidP="006F3753">
            <w:pPr>
              <w:pStyle w:val="ListParagraph"/>
              <w:ind w:left="0"/>
              <w:jc w:val="center"/>
            </w:pPr>
            <w:r>
              <w:br/>
            </w:r>
            <w:r>
              <w:br/>
            </w:r>
            <w:r>
              <w:br/>
            </w:r>
            <w:r>
              <w:br/>
            </w:r>
            <w:r w:rsidR="004B1A17">
              <w:t>Rp 250.000</w:t>
            </w:r>
          </w:p>
        </w:tc>
      </w:tr>
      <w:tr w:rsidR="00273C6A" w:rsidTr="000D748C">
        <w:tc>
          <w:tcPr>
            <w:tcW w:w="2088" w:type="dxa"/>
          </w:tcPr>
          <w:p w:rsidR="00273C6A" w:rsidRPr="00F97599" w:rsidRDefault="00594A74" w:rsidP="006F3753">
            <w:pPr>
              <w:pStyle w:val="ListParagraph"/>
              <w:ind w:left="0"/>
              <w:jc w:val="center"/>
            </w:pP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 w:rsidR="00E85E15">
              <w:t>Fuel Sensor (Ultrasonic)</w:t>
            </w:r>
          </w:p>
        </w:tc>
        <w:tc>
          <w:tcPr>
            <w:tcW w:w="3600" w:type="dxa"/>
          </w:tcPr>
          <w:p w:rsidR="00273C6A" w:rsidRPr="00273C6A" w:rsidRDefault="00273C6A" w:rsidP="006F3753">
            <w:pPr>
              <w:pStyle w:val="ListParagraph"/>
              <w:ind w:left="0"/>
              <w:jc w:val="center"/>
            </w:pPr>
            <w:r w:rsidRPr="00273C6A">
              <w:rPr>
                <w:noProof/>
                <w:lang w:eastAsia="en-US"/>
              </w:rPr>
              <w:drawing>
                <wp:inline distT="0" distB="0" distL="0" distR="0">
                  <wp:extent cx="1904964" cy="1904964"/>
                  <wp:effectExtent l="0" t="0" r="0" b="0"/>
                  <wp:docPr id="41" name="Picture 10" descr="u-sonic-sens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-sonic-sensor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964" cy="1904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</w:tcPr>
          <w:p w:rsidR="00273C6A" w:rsidRDefault="00273C6A" w:rsidP="006F3753">
            <w:pPr>
              <w:pStyle w:val="ListParagraph"/>
              <w:ind w:left="0"/>
              <w:jc w:val="center"/>
            </w:pPr>
          </w:p>
        </w:tc>
        <w:tc>
          <w:tcPr>
            <w:tcW w:w="1537" w:type="dxa"/>
          </w:tcPr>
          <w:p w:rsidR="00273C6A" w:rsidRDefault="00594A74" w:rsidP="006F3753">
            <w:pPr>
              <w:pStyle w:val="ListParagraph"/>
              <w:ind w:left="0"/>
              <w:jc w:val="center"/>
            </w:pP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 w:rsidR="002B337E">
              <w:t>Rp 1.3</w:t>
            </w:r>
            <w:r w:rsidR="00FE6C6F">
              <w:t>00.000</w:t>
            </w:r>
          </w:p>
        </w:tc>
      </w:tr>
    </w:tbl>
    <w:p w:rsidR="00141F98" w:rsidRDefault="00141F98" w:rsidP="000841D8">
      <w:pPr>
        <w:pStyle w:val="ListParagraph"/>
        <w:ind w:left="1080"/>
      </w:pPr>
    </w:p>
    <w:p w:rsidR="00594A74" w:rsidRDefault="00594A74" w:rsidP="000841D8">
      <w:pPr>
        <w:pStyle w:val="ListParagraph"/>
        <w:ind w:left="1080"/>
      </w:pPr>
    </w:p>
    <w:p w:rsidR="008E619E" w:rsidRPr="008E619E" w:rsidRDefault="00260B46" w:rsidP="00B95842">
      <w:pPr>
        <w:pStyle w:val="ListParagraph"/>
        <w:numPr>
          <w:ilvl w:val="0"/>
          <w:numId w:val="3"/>
        </w:numPr>
        <w:rPr>
          <w:ins w:id="0" w:author="Welly Jotam" w:date="2017-04-28T09:35:00Z"/>
          <w:b/>
          <w:highlight w:val="yellow"/>
          <w:rPrChange w:id="1" w:author="Welly Jotam" w:date="2017-04-28T09:35:00Z">
            <w:rPr>
              <w:ins w:id="2" w:author="Welly Jotam" w:date="2017-04-28T09:35:00Z"/>
              <w:b/>
            </w:rPr>
          </w:rPrChange>
        </w:rPr>
      </w:pPr>
      <w:ins w:id="3" w:author="Welly Jotam" w:date="2017-04-28T09:35:00Z">
        <w:r w:rsidRPr="00260B46">
          <w:rPr>
            <w:b/>
            <w:highlight w:val="yellow"/>
            <w:rPrChange w:id="4" w:author="Welly Jotam" w:date="2017-04-28T09:35:00Z">
              <w:rPr>
                <w:b/>
              </w:rPr>
            </w:rPrChange>
          </w:rPr>
          <w:t>System Requirement</w:t>
        </w:r>
      </w:ins>
    </w:p>
    <w:p w:rsidR="00000000" w:rsidRDefault="00260B46">
      <w:pPr>
        <w:pStyle w:val="ListParagraph"/>
        <w:numPr>
          <w:ilvl w:val="0"/>
          <w:numId w:val="6"/>
        </w:numPr>
        <w:rPr>
          <w:ins w:id="5" w:author="user" w:date="2017-04-28T11:28:00Z"/>
          <w:highlight w:val="yellow"/>
        </w:rPr>
        <w:pPrChange w:id="6" w:author="Welly Jotam" w:date="2017-04-28T09:35:00Z">
          <w:pPr>
            <w:pStyle w:val="ListParagraph"/>
            <w:numPr>
              <w:numId w:val="3"/>
            </w:numPr>
            <w:ind w:hanging="360"/>
          </w:pPr>
        </w:pPrChange>
      </w:pPr>
      <w:ins w:id="7" w:author="Welly Jotam" w:date="2017-04-28T09:35:00Z">
        <w:r w:rsidRPr="00260B46">
          <w:rPr>
            <w:highlight w:val="yellow"/>
            <w:rPrChange w:id="8" w:author="Welly Jotam" w:date="2017-04-28T09:35:00Z">
              <w:rPr>
                <w:b/>
              </w:rPr>
            </w:rPrChange>
          </w:rPr>
          <w:t>Development Server requirement?</w:t>
        </w:r>
      </w:ins>
      <w:ins w:id="9" w:author="user" w:date="2017-04-28T11:28:00Z">
        <w:r w:rsidR="00644EBB">
          <w:rPr>
            <w:highlight w:val="yellow"/>
          </w:rPr>
          <w:t xml:space="preserve"> </w:t>
        </w:r>
      </w:ins>
    </w:p>
    <w:p w:rsidR="0057136F" w:rsidRDefault="001A52B8" w:rsidP="00B7772F">
      <w:pPr>
        <w:pStyle w:val="ListParagraph"/>
        <w:ind w:left="1080"/>
        <w:rPr>
          <w:ins w:id="10" w:author="user" w:date="2017-04-28T16:16:00Z"/>
          <w:highlight w:val="yellow"/>
        </w:rPr>
        <w:pPrChange w:id="11" w:author="user" w:date="2017-04-28T11:28:00Z">
          <w:pPr>
            <w:pStyle w:val="ListParagraph"/>
            <w:numPr>
              <w:numId w:val="3"/>
            </w:numPr>
            <w:ind w:hanging="360"/>
          </w:pPr>
        </w:pPrChange>
      </w:pPr>
      <w:ins w:id="12" w:author="user" w:date="2017-04-28T16:12:00Z">
        <w:r>
          <w:rPr>
            <w:highlight w:val="yellow"/>
          </w:rPr>
          <w:t xml:space="preserve">Clound Server </w:t>
        </w:r>
        <w:r w:rsidR="000A1A53">
          <w:rPr>
            <w:highlight w:val="yellow"/>
          </w:rPr>
          <w:t>4Core processor</w:t>
        </w:r>
      </w:ins>
      <w:ins w:id="13" w:author="user" w:date="2017-04-28T11:29:00Z">
        <w:r w:rsidR="008D1A96">
          <w:rPr>
            <w:highlight w:val="yellow"/>
          </w:rPr>
          <w:t xml:space="preserve"> Memory 4Giga</w:t>
        </w:r>
      </w:ins>
    </w:p>
    <w:p w:rsidR="003C47F7" w:rsidRDefault="003C47F7" w:rsidP="003C47F7">
      <w:pPr>
        <w:pStyle w:val="ListParagraph"/>
        <w:ind w:left="1080"/>
        <w:rPr>
          <w:ins w:id="14" w:author="user" w:date="2017-04-28T16:16:00Z"/>
          <w:highlight w:val="yellow"/>
        </w:rPr>
      </w:pPr>
      <w:ins w:id="15" w:author="user" w:date="2017-04-28T16:16:00Z">
        <w:r>
          <w:rPr>
            <w:highlight w:val="yellow"/>
          </w:rPr>
          <w:t>LAMP (Linux Operating System, Apache Webserver, MySQL Database, PHP),</w:t>
        </w:r>
        <w:r>
          <w:rPr>
            <w:highlight w:val="yellow"/>
          </w:rPr>
          <w:t xml:space="preserve">JDK, </w:t>
        </w:r>
        <w:r>
          <w:rPr>
            <w:highlight w:val="yellow"/>
          </w:rPr>
          <w:t>JRE</w:t>
        </w:r>
      </w:ins>
    </w:p>
    <w:p w:rsidR="003C47F7" w:rsidRDefault="003C47F7" w:rsidP="00B7772F">
      <w:pPr>
        <w:pStyle w:val="ListParagraph"/>
        <w:ind w:left="1080"/>
        <w:rPr>
          <w:ins w:id="16" w:author="Welly Jotam" w:date="2017-04-28T09:35:00Z"/>
          <w:highlight w:val="yellow"/>
          <w:rPrChange w:id="17" w:author="Welly Jotam" w:date="2017-04-28T09:35:00Z">
            <w:rPr>
              <w:ins w:id="18" w:author="Welly Jotam" w:date="2017-04-28T09:35:00Z"/>
              <w:b/>
            </w:rPr>
          </w:rPrChange>
        </w:rPr>
        <w:pPrChange w:id="19" w:author="user" w:date="2017-04-28T11:28:00Z">
          <w:pPr>
            <w:pStyle w:val="ListParagraph"/>
            <w:numPr>
              <w:numId w:val="3"/>
            </w:numPr>
            <w:ind w:hanging="360"/>
          </w:pPr>
        </w:pPrChange>
      </w:pPr>
    </w:p>
    <w:p w:rsidR="00000000" w:rsidRDefault="00260B46">
      <w:pPr>
        <w:pStyle w:val="ListParagraph"/>
        <w:numPr>
          <w:ilvl w:val="0"/>
          <w:numId w:val="6"/>
        </w:numPr>
        <w:rPr>
          <w:ins w:id="20" w:author="user" w:date="2017-04-28T11:28:00Z"/>
          <w:highlight w:val="yellow"/>
        </w:rPr>
        <w:pPrChange w:id="21" w:author="Welly Jotam" w:date="2017-04-28T09:35:00Z">
          <w:pPr>
            <w:pStyle w:val="ListParagraph"/>
            <w:numPr>
              <w:numId w:val="3"/>
            </w:numPr>
            <w:ind w:hanging="360"/>
          </w:pPr>
        </w:pPrChange>
      </w:pPr>
      <w:ins w:id="22" w:author="Welly Jotam" w:date="2017-04-28T09:35:00Z">
        <w:r w:rsidRPr="00260B46">
          <w:rPr>
            <w:highlight w:val="yellow"/>
            <w:rPrChange w:id="23" w:author="Welly Jotam" w:date="2017-04-28T09:35:00Z">
              <w:rPr>
                <w:b/>
              </w:rPr>
            </w:rPrChange>
          </w:rPr>
          <w:t>Production Server requirement?</w:t>
        </w:r>
      </w:ins>
    </w:p>
    <w:p w:rsidR="00644EBB" w:rsidRDefault="00E0628E" w:rsidP="00644EBB">
      <w:pPr>
        <w:pStyle w:val="ListParagraph"/>
        <w:ind w:left="1080"/>
        <w:rPr>
          <w:ins w:id="24" w:author="user" w:date="2017-04-28T11:31:00Z"/>
          <w:highlight w:val="yellow"/>
        </w:rPr>
        <w:pPrChange w:id="25" w:author="user" w:date="2017-04-28T11:28:00Z">
          <w:pPr>
            <w:pStyle w:val="ListParagraph"/>
            <w:numPr>
              <w:numId w:val="3"/>
            </w:numPr>
            <w:ind w:hanging="360"/>
          </w:pPr>
        </w:pPrChange>
      </w:pPr>
      <w:ins w:id="26" w:author="user" w:date="2017-04-28T11:30:00Z">
        <w:r>
          <w:rPr>
            <w:highlight w:val="yellow"/>
          </w:rPr>
          <w:t>Intel E</w:t>
        </w:r>
      </w:ins>
      <w:ins w:id="27" w:author="user" w:date="2017-04-28T11:31:00Z">
        <w:r w:rsidR="008166D4">
          <w:rPr>
            <w:highlight w:val="yellow"/>
          </w:rPr>
          <w:t>5-2620V2</w:t>
        </w:r>
      </w:ins>
    </w:p>
    <w:p w:rsidR="00D909C4" w:rsidRDefault="00D062FE" w:rsidP="00644EBB">
      <w:pPr>
        <w:pStyle w:val="ListParagraph"/>
        <w:ind w:left="1080"/>
        <w:rPr>
          <w:ins w:id="28" w:author="user" w:date="2017-04-28T11:32:00Z"/>
          <w:highlight w:val="yellow"/>
        </w:rPr>
        <w:pPrChange w:id="29" w:author="user" w:date="2017-04-28T11:28:00Z">
          <w:pPr>
            <w:pStyle w:val="ListParagraph"/>
            <w:numPr>
              <w:numId w:val="3"/>
            </w:numPr>
            <w:ind w:hanging="360"/>
          </w:pPr>
        </w:pPrChange>
      </w:pPr>
      <w:ins w:id="30" w:author="user" w:date="2017-04-28T11:31:00Z">
        <w:r>
          <w:rPr>
            <w:highlight w:val="yellow"/>
          </w:rPr>
          <w:t xml:space="preserve">Memory </w:t>
        </w:r>
      </w:ins>
      <w:ins w:id="31" w:author="user" w:date="2017-04-28T11:32:00Z">
        <w:r>
          <w:rPr>
            <w:highlight w:val="yellow"/>
          </w:rPr>
          <w:t>32</w:t>
        </w:r>
      </w:ins>
      <w:ins w:id="32" w:author="user" w:date="2017-04-28T11:31:00Z">
        <w:r w:rsidR="00D909C4">
          <w:rPr>
            <w:highlight w:val="yellow"/>
          </w:rPr>
          <w:t>GB</w:t>
        </w:r>
      </w:ins>
    </w:p>
    <w:p w:rsidR="00841DBA" w:rsidRDefault="00841DBA" w:rsidP="00644EBB">
      <w:pPr>
        <w:pStyle w:val="ListParagraph"/>
        <w:ind w:left="1080"/>
        <w:rPr>
          <w:ins w:id="33" w:author="user" w:date="2017-04-28T16:15:00Z"/>
          <w:highlight w:val="yellow"/>
        </w:rPr>
        <w:pPrChange w:id="34" w:author="user" w:date="2017-04-28T11:28:00Z">
          <w:pPr>
            <w:pStyle w:val="ListParagraph"/>
            <w:numPr>
              <w:numId w:val="3"/>
            </w:numPr>
            <w:ind w:hanging="360"/>
          </w:pPr>
        </w:pPrChange>
      </w:pPr>
      <w:ins w:id="35" w:author="user" w:date="2017-04-28T11:32:00Z">
        <w:r>
          <w:rPr>
            <w:highlight w:val="yellow"/>
          </w:rPr>
          <w:t>Disk Space 2x256 SSD</w:t>
        </w:r>
      </w:ins>
    </w:p>
    <w:p w:rsidR="001D0868" w:rsidRDefault="00224087" w:rsidP="00644EBB">
      <w:pPr>
        <w:pStyle w:val="ListParagraph"/>
        <w:ind w:left="1080"/>
        <w:rPr>
          <w:ins w:id="36" w:author="Welly Jotam" w:date="2017-04-28T09:35:00Z"/>
          <w:highlight w:val="yellow"/>
          <w:rPrChange w:id="37" w:author="Welly Jotam" w:date="2017-04-28T09:35:00Z">
            <w:rPr>
              <w:ins w:id="38" w:author="Welly Jotam" w:date="2017-04-28T09:35:00Z"/>
              <w:b/>
            </w:rPr>
          </w:rPrChange>
        </w:rPr>
        <w:pPrChange w:id="39" w:author="user" w:date="2017-04-28T11:28:00Z">
          <w:pPr>
            <w:pStyle w:val="ListParagraph"/>
            <w:numPr>
              <w:numId w:val="3"/>
            </w:numPr>
            <w:ind w:hanging="360"/>
          </w:pPr>
        </w:pPrChange>
      </w:pPr>
      <w:ins w:id="40" w:author="user" w:date="2017-04-28T16:15:00Z">
        <w:r>
          <w:rPr>
            <w:highlight w:val="yellow"/>
          </w:rPr>
          <w:t>LAMP (Linux Operating System, Apache Webserver, MySQL Database, PHP)</w:t>
        </w:r>
        <w:r w:rsidR="003C47F7">
          <w:rPr>
            <w:highlight w:val="yellow"/>
          </w:rPr>
          <w:t>,</w:t>
        </w:r>
        <w:r w:rsidR="001F4357">
          <w:rPr>
            <w:highlight w:val="yellow"/>
          </w:rPr>
          <w:t>JRE</w:t>
        </w:r>
      </w:ins>
    </w:p>
    <w:p w:rsidR="00000000" w:rsidRDefault="00260B46">
      <w:pPr>
        <w:pStyle w:val="ListParagraph"/>
        <w:numPr>
          <w:ilvl w:val="0"/>
          <w:numId w:val="6"/>
        </w:numPr>
        <w:rPr>
          <w:ins w:id="41" w:author="user" w:date="2017-04-28T11:31:00Z"/>
          <w:highlight w:val="yellow"/>
        </w:rPr>
        <w:pPrChange w:id="42" w:author="Welly Jotam" w:date="2017-04-28T09:35:00Z">
          <w:pPr>
            <w:pStyle w:val="ListParagraph"/>
            <w:numPr>
              <w:numId w:val="3"/>
            </w:numPr>
            <w:ind w:hanging="360"/>
          </w:pPr>
        </w:pPrChange>
      </w:pPr>
      <w:ins w:id="43" w:author="Welly Jotam" w:date="2017-04-28T09:35:00Z">
        <w:r w:rsidRPr="00260B46">
          <w:rPr>
            <w:highlight w:val="yellow"/>
            <w:rPrChange w:id="44" w:author="Welly Jotam" w:date="2017-04-28T09:35:00Z">
              <w:rPr>
                <w:b/>
              </w:rPr>
            </w:rPrChange>
          </w:rPr>
          <w:lastRenderedPageBreak/>
          <w:t>Production Server capacity?</w:t>
        </w:r>
      </w:ins>
    </w:p>
    <w:p w:rsidR="00181D7D" w:rsidRDefault="0047248E" w:rsidP="00181D7D">
      <w:pPr>
        <w:pStyle w:val="ListParagraph"/>
        <w:ind w:left="1080"/>
        <w:rPr>
          <w:ins w:id="45" w:author="user" w:date="2017-04-28T16:16:00Z"/>
          <w:highlight w:val="yellow"/>
        </w:rPr>
        <w:pPrChange w:id="46" w:author="user" w:date="2017-04-28T11:31:00Z">
          <w:pPr>
            <w:pStyle w:val="ListParagraph"/>
            <w:numPr>
              <w:numId w:val="3"/>
            </w:numPr>
            <w:ind w:hanging="360"/>
          </w:pPr>
        </w:pPrChange>
      </w:pPr>
      <w:ins w:id="47" w:author="user" w:date="2017-04-28T15:34:00Z">
        <w:r>
          <w:rPr>
            <w:highlight w:val="yellow"/>
          </w:rPr>
          <w:t>500 Unit</w:t>
        </w:r>
      </w:ins>
      <w:ins w:id="48" w:author="user" w:date="2017-04-28T16:16:00Z">
        <w:r w:rsidR="00114563">
          <w:rPr>
            <w:highlight w:val="yellow"/>
          </w:rPr>
          <w:t xml:space="preserve"> GPS</w:t>
        </w:r>
      </w:ins>
    </w:p>
    <w:p w:rsidR="00114563" w:rsidRDefault="00C051E6" w:rsidP="00181D7D">
      <w:pPr>
        <w:pStyle w:val="ListParagraph"/>
        <w:ind w:left="1080"/>
        <w:rPr>
          <w:ins w:id="49" w:author="Welly Jotam" w:date="2017-04-28T09:34:00Z"/>
          <w:highlight w:val="yellow"/>
          <w:rPrChange w:id="50" w:author="Welly Jotam" w:date="2017-04-28T09:35:00Z">
            <w:rPr>
              <w:ins w:id="51" w:author="Welly Jotam" w:date="2017-04-28T09:34:00Z"/>
            </w:rPr>
          </w:rPrChange>
        </w:rPr>
        <w:pPrChange w:id="52" w:author="user" w:date="2017-04-28T11:31:00Z">
          <w:pPr>
            <w:pStyle w:val="ListParagraph"/>
            <w:numPr>
              <w:numId w:val="3"/>
            </w:numPr>
            <w:ind w:hanging="360"/>
          </w:pPr>
        </w:pPrChange>
      </w:pPr>
      <w:ins w:id="53" w:author="user" w:date="2017-04-28T16:16:00Z">
        <w:r>
          <w:rPr>
            <w:highlight w:val="yellow"/>
          </w:rPr>
          <w:t>2</w:t>
        </w:r>
        <w:r w:rsidR="00114563">
          <w:rPr>
            <w:highlight w:val="yellow"/>
          </w:rPr>
          <w:t xml:space="preserve">00 </w:t>
        </w:r>
        <w:r w:rsidR="00D826EA">
          <w:rPr>
            <w:highlight w:val="yellow"/>
          </w:rPr>
          <w:t>User</w:t>
        </w:r>
      </w:ins>
    </w:p>
    <w:p w:rsidR="00B95842" w:rsidRPr="001C7F35" w:rsidRDefault="009C29D4" w:rsidP="00B95842">
      <w:pPr>
        <w:pStyle w:val="ListParagraph"/>
        <w:numPr>
          <w:ilvl w:val="0"/>
          <w:numId w:val="3"/>
        </w:numPr>
        <w:rPr>
          <w:b/>
        </w:rPr>
      </w:pPr>
      <w:r w:rsidRPr="001C7F35">
        <w:rPr>
          <w:b/>
        </w:rPr>
        <w:t>Biaya</w:t>
      </w:r>
      <w:r w:rsidR="00A72C0B" w:rsidRPr="001C7F35">
        <w:rPr>
          <w:b/>
        </w:rPr>
        <w:t>Implentasi “Advance Monitoring System”</w:t>
      </w:r>
    </w:p>
    <w:p w:rsidR="003268F8" w:rsidRDefault="003268F8" w:rsidP="003268F8">
      <w:pPr>
        <w:pStyle w:val="ListParagraph"/>
      </w:pPr>
    </w:p>
    <w:tbl>
      <w:tblPr>
        <w:tblStyle w:val="LightList-Accent6"/>
        <w:tblW w:w="9136" w:type="dxa"/>
        <w:tblInd w:w="720" w:type="dxa"/>
        <w:tblLayout w:type="fixed"/>
        <w:tblLook w:val="04A0"/>
      </w:tblPr>
      <w:tblGrid>
        <w:gridCol w:w="628"/>
        <w:gridCol w:w="3260"/>
        <w:gridCol w:w="720"/>
        <w:gridCol w:w="810"/>
        <w:gridCol w:w="1800"/>
        <w:gridCol w:w="1918"/>
      </w:tblGrid>
      <w:tr w:rsidR="00E65CC8" w:rsidTr="003268F8">
        <w:trPr>
          <w:cnfStyle w:val="100000000000"/>
        </w:trPr>
        <w:tc>
          <w:tcPr>
            <w:cnfStyle w:val="001000000000"/>
            <w:tcW w:w="628" w:type="dxa"/>
          </w:tcPr>
          <w:p w:rsidR="00E65CC8" w:rsidRDefault="00E65CC8" w:rsidP="00A72C0B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3260" w:type="dxa"/>
          </w:tcPr>
          <w:p w:rsidR="00E65CC8" w:rsidRDefault="00E65CC8" w:rsidP="00A72C0B">
            <w:pPr>
              <w:pStyle w:val="ListParagraph"/>
              <w:ind w:left="0"/>
              <w:cnfStyle w:val="100000000000"/>
            </w:pPr>
            <w:r>
              <w:t>Item</w:t>
            </w:r>
          </w:p>
        </w:tc>
        <w:tc>
          <w:tcPr>
            <w:tcW w:w="720" w:type="dxa"/>
          </w:tcPr>
          <w:p w:rsidR="00E65CC8" w:rsidRDefault="00E65CC8" w:rsidP="00A72C0B">
            <w:pPr>
              <w:pStyle w:val="ListParagraph"/>
              <w:ind w:left="0"/>
              <w:cnfStyle w:val="100000000000"/>
            </w:pPr>
            <w:r>
              <w:t>Unit</w:t>
            </w:r>
          </w:p>
        </w:tc>
        <w:tc>
          <w:tcPr>
            <w:tcW w:w="810" w:type="dxa"/>
          </w:tcPr>
          <w:p w:rsidR="00E65CC8" w:rsidRDefault="00E65CC8" w:rsidP="00A72C0B">
            <w:pPr>
              <w:pStyle w:val="ListParagraph"/>
              <w:ind w:left="0"/>
              <w:cnfStyle w:val="100000000000"/>
            </w:pPr>
            <w:r>
              <w:t>Qty</w:t>
            </w:r>
          </w:p>
        </w:tc>
        <w:tc>
          <w:tcPr>
            <w:tcW w:w="1800" w:type="dxa"/>
          </w:tcPr>
          <w:p w:rsidR="00E65CC8" w:rsidRDefault="00D17AB0" w:rsidP="00A72C0B">
            <w:pPr>
              <w:pStyle w:val="ListParagraph"/>
              <w:ind w:left="0"/>
              <w:cnfStyle w:val="100000000000"/>
            </w:pPr>
            <w:r>
              <w:t>P</w:t>
            </w:r>
            <w:r w:rsidR="00E65CC8">
              <w:t>rice</w:t>
            </w:r>
          </w:p>
        </w:tc>
        <w:tc>
          <w:tcPr>
            <w:tcW w:w="1918" w:type="dxa"/>
          </w:tcPr>
          <w:p w:rsidR="00E65CC8" w:rsidRDefault="00E65CC8" w:rsidP="00A72C0B">
            <w:pPr>
              <w:pStyle w:val="ListParagraph"/>
              <w:ind w:left="0"/>
              <w:cnfStyle w:val="100000000000"/>
            </w:pPr>
            <w:r>
              <w:t>Total</w:t>
            </w:r>
          </w:p>
        </w:tc>
      </w:tr>
      <w:tr w:rsidR="00E65CC8" w:rsidTr="003268F8">
        <w:trPr>
          <w:cnfStyle w:val="000000100000"/>
        </w:trPr>
        <w:tc>
          <w:tcPr>
            <w:cnfStyle w:val="001000000000"/>
            <w:tcW w:w="628" w:type="dxa"/>
          </w:tcPr>
          <w:p w:rsidR="00E65CC8" w:rsidRDefault="00E200C8" w:rsidP="00A72C0B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3260" w:type="dxa"/>
          </w:tcPr>
          <w:p w:rsidR="00314B6A" w:rsidRDefault="00314B6A" w:rsidP="00A72C0B">
            <w:pPr>
              <w:pStyle w:val="ListParagraph"/>
              <w:ind w:left="0"/>
              <w:cnfStyle w:val="000000100000"/>
            </w:pPr>
            <w:r>
              <w:t>“Advance System Monitoring”</w:t>
            </w:r>
          </w:p>
          <w:p w:rsidR="00E65CC8" w:rsidRDefault="00E200C8" w:rsidP="00314B6A">
            <w:pPr>
              <w:pStyle w:val="ListParagraph"/>
              <w:numPr>
                <w:ilvl w:val="0"/>
                <w:numId w:val="2"/>
              </w:numPr>
              <w:cnfStyle w:val="000000100000"/>
            </w:pPr>
            <w:r>
              <w:t>Aplikasi Server GPS</w:t>
            </w:r>
          </w:p>
          <w:p w:rsidR="00314B6A" w:rsidRDefault="00314B6A" w:rsidP="00314B6A">
            <w:pPr>
              <w:pStyle w:val="ListParagraph"/>
              <w:numPr>
                <w:ilvl w:val="0"/>
                <w:numId w:val="2"/>
              </w:numPr>
              <w:cnfStyle w:val="000000100000"/>
            </w:pPr>
            <w:r>
              <w:t>Aplikasi Web GPS</w:t>
            </w:r>
          </w:p>
          <w:p w:rsidR="0095397D" w:rsidRDefault="0095397D" w:rsidP="00314B6A">
            <w:pPr>
              <w:pStyle w:val="ListParagraph"/>
              <w:numPr>
                <w:ilvl w:val="0"/>
                <w:numId w:val="2"/>
              </w:numPr>
              <w:cnfStyle w:val="000000100000"/>
            </w:pPr>
            <w:r>
              <w:t>Installation + Configure</w:t>
            </w:r>
          </w:p>
          <w:p w:rsidR="00314B6A" w:rsidRDefault="00314B6A" w:rsidP="00A72C0B">
            <w:pPr>
              <w:pStyle w:val="ListParagraph"/>
              <w:ind w:left="0"/>
              <w:cnfStyle w:val="000000100000"/>
            </w:pPr>
          </w:p>
        </w:tc>
        <w:tc>
          <w:tcPr>
            <w:tcW w:w="720" w:type="dxa"/>
          </w:tcPr>
          <w:p w:rsidR="00E65CC8" w:rsidRDefault="006B394B" w:rsidP="00A72C0B">
            <w:pPr>
              <w:pStyle w:val="ListParagraph"/>
              <w:ind w:left="0"/>
              <w:cnfStyle w:val="000000100000"/>
            </w:pPr>
            <w:r>
              <w:t>Lot</w:t>
            </w:r>
          </w:p>
        </w:tc>
        <w:tc>
          <w:tcPr>
            <w:tcW w:w="810" w:type="dxa"/>
          </w:tcPr>
          <w:p w:rsidR="00E65CC8" w:rsidRDefault="00C0660C" w:rsidP="00A72C0B">
            <w:pPr>
              <w:pStyle w:val="ListParagraph"/>
              <w:ind w:left="0"/>
              <w:cnfStyle w:val="000000100000"/>
            </w:pPr>
            <w:r>
              <w:t>1</w:t>
            </w:r>
          </w:p>
        </w:tc>
        <w:tc>
          <w:tcPr>
            <w:tcW w:w="1800" w:type="dxa"/>
          </w:tcPr>
          <w:p w:rsidR="00E65CC8" w:rsidRDefault="00C0660C" w:rsidP="00A72C0B">
            <w:pPr>
              <w:pStyle w:val="ListParagraph"/>
              <w:ind w:left="0"/>
              <w:cnfStyle w:val="000000100000"/>
            </w:pPr>
            <w:r>
              <w:t>Rp 45.000.000</w:t>
            </w:r>
          </w:p>
        </w:tc>
        <w:tc>
          <w:tcPr>
            <w:tcW w:w="1918" w:type="dxa"/>
          </w:tcPr>
          <w:p w:rsidR="00E65CC8" w:rsidRDefault="00C0660C" w:rsidP="00A72C0B">
            <w:pPr>
              <w:pStyle w:val="ListParagraph"/>
              <w:ind w:left="0"/>
              <w:cnfStyle w:val="000000100000"/>
            </w:pPr>
            <w:r>
              <w:t>Rp 45.000.000</w:t>
            </w:r>
          </w:p>
        </w:tc>
      </w:tr>
      <w:tr w:rsidR="00E65CC8" w:rsidTr="003268F8">
        <w:tc>
          <w:tcPr>
            <w:cnfStyle w:val="001000000000"/>
            <w:tcW w:w="628" w:type="dxa"/>
          </w:tcPr>
          <w:p w:rsidR="00E65CC8" w:rsidRDefault="00FC12E4" w:rsidP="00A72C0B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3260" w:type="dxa"/>
          </w:tcPr>
          <w:p w:rsidR="00E65CC8" w:rsidRDefault="00FC12E4" w:rsidP="00A72C0B">
            <w:pPr>
              <w:pStyle w:val="ListParagraph"/>
              <w:ind w:left="0"/>
              <w:cnfStyle w:val="000000000000"/>
            </w:pPr>
            <w:r>
              <w:t>Dedicated Server/Mont</w:t>
            </w:r>
            <w:r w:rsidR="00412912">
              <w:t>h</w:t>
            </w:r>
            <w:r>
              <w:t>ly</w:t>
            </w:r>
          </w:p>
        </w:tc>
        <w:tc>
          <w:tcPr>
            <w:tcW w:w="720" w:type="dxa"/>
          </w:tcPr>
          <w:p w:rsidR="00E65CC8" w:rsidRDefault="00FC12E4" w:rsidP="00A72C0B">
            <w:pPr>
              <w:pStyle w:val="ListParagraph"/>
              <w:ind w:left="0"/>
              <w:cnfStyle w:val="000000000000"/>
            </w:pPr>
            <w:r>
              <w:t>Lot</w:t>
            </w:r>
          </w:p>
        </w:tc>
        <w:tc>
          <w:tcPr>
            <w:tcW w:w="810" w:type="dxa"/>
          </w:tcPr>
          <w:p w:rsidR="00E65CC8" w:rsidRDefault="00FC12E4" w:rsidP="00A72C0B">
            <w:pPr>
              <w:pStyle w:val="ListParagraph"/>
              <w:ind w:left="0"/>
              <w:cnfStyle w:val="000000000000"/>
            </w:pPr>
            <w:r>
              <w:t>1</w:t>
            </w:r>
          </w:p>
        </w:tc>
        <w:tc>
          <w:tcPr>
            <w:tcW w:w="1800" w:type="dxa"/>
          </w:tcPr>
          <w:p w:rsidR="00E65CC8" w:rsidRDefault="00FC12E4" w:rsidP="00A72C0B">
            <w:pPr>
              <w:pStyle w:val="ListParagraph"/>
              <w:ind w:left="0"/>
              <w:cnfStyle w:val="000000000000"/>
            </w:pPr>
            <w:r>
              <w:t>Rp 1.500.000</w:t>
            </w:r>
          </w:p>
        </w:tc>
        <w:tc>
          <w:tcPr>
            <w:tcW w:w="1918" w:type="dxa"/>
          </w:tcPr>
          <w:p w:rsidR="00E65CC8" w:rsidRDefault="00FC12E4" w:rsidP="00A72C0B">
            <w:pPr>
              <w:pStyle w:val="ListParagraph"/>
              <w:ind w:left="0"/>
              <w:cnfStyle w:val="000000000000"/>
            </w:pPr>
            <w:r>
              <w:t>Rp 1.500.000</w:t>
            </w:r>
          </w:p>
        </w:tc>
      </w:tr>
      <w:tr w:rsidR="00E65CC8" w:rsidTr="003268F8">
        <w:trPr>
          <w:cnfStyle w:val="000000100000"/>
        </w:trPr>
        <w:tc>
          <w:tcPr>
            <w:cnfStyle w:val="001000000000"/>
            <w:tcW w:w="628" w:type="dxa"/>
          </w:tcPr>
          <w:p w:rsidR="00E65CC8" w:rsidRDefault="00A1197C" w:rsidP="00A72C0B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3260" w:type="dxa"/>
          </w:tcPr>
          <w:p w:rsidR="00E65CC8" w:rsidRDefault="00950EC8" w:rsidP="00A72C0B">
            <w:pPr>
              <w:pStyle w:val="ListParagraph"/>
              <w:ind w:left="0"/>
              <w:cnfStyle w:val="000000100000"/>
            </w:pPr>
            <w:r>
              <w:t>BiayaPulsa / GPS</w:t>
            </w:r>
            <w:r w:rsidR="00412912">
              <w:t>/Monthly</w:t>
            </w:r>
          </w:p>
        </w:tc>
        <w:tc>
          <w:tcPr>
            <w:tcW w:w="720" w:type="dxa"/>
          </w:tcPr>
          <w:p w:rsidR="00E65CC8" w:rsidRDefault="00950EC8" w:rsidP="00A72C0B">
            <w:pPr>
              <w:pStyle w:val="ListParagraph"/>
              <w:ind w:left="0"/>
              <w:cnfStyle w:val="000000100000"/>
            </w:pPr>
            <w:r>
              <w:t>Lot</w:t>
            </w:r>
          </w:p>
        </w:tc>
        <w:tc>
          <w:tcPr>
            <w:tcW w:w="810" w:type="dxa"/>
          </w:tcPr>
          <w:p w:rsidR="00E65CC8" w:rsidRDefault="00950EC8" w:rsidP="00A72C0B">
            <w:pPr>
              <w:pStyle w:val="ListParagraph"/>
              <w:ind w:left="0"/>
              <w:cnfStyle w:val="000000100000"/>
            </w:pPr>
            <w:r>
              <w:t>1</w:t>
            </w:r>
          </w:p>
        </w:tc>
        <w:tc>
          <w:tcPr>
            <w:tcW w:w="1800" w:type="dxa"/>
          </w:tcPr>
          <w:p w:rsidR="00E65CC8" w:rsidRDefault="00950EC8" w:rsidP="00A72C0B">
            <w:pPr>
              <w:pStyle w:val="ListParagraph"/>
              <w:ind w:left="0"/>
              <w:cnfStyle w:val="000000100000"/>
            </w:pPr>
            <w:r>
              <w:t>Rp 70.000</w:t>
            </w:r>
          </w:p>
        </w:tc>
        <w:tc>
          <w:tcPr>
            <w:tcW w:w="1918" w:type="dxa"/>
          </w:tcPr>
          <w:p w:rsidR="00E65CC8" w:rsidRDefault="00950EC8" w:rsidP="00A72C0B">
            <w:pPr>
              <w:pStyle w:val="ListParagraph"/>
              <w:ind w:left="0"/>
              <w:cnfStyle w:val="000000100000"/>
            </w:pPr>
            <w:r>
              <w:t>Rp 70.000</w:t>
            </w:r>
          </w:p>
        </w:tc>
      </w:tr>
      <w:tr w:rsidR="00E65CC8" w:rsidTr="003268F8">
        <w:tc>
          <w:tcPr>
            <w:cnfStyle w:val="001000000000"/>
            <w:tcW w:w="628" w:type="dxa"/>
          </w:tcPr>
          <w:p w:rsidR="00E65CC8" w:rsidRDefault="00E65CC8" w:rsidP="00A72C0B">
            <w:pPr>
              <w:pStyle w:val="ListParagraph"/>
              <w:ind w:left="0"/>
            </w:pPr>
          </w:p>
        </w:tc>
        <w:tc>
          <w:tcPr>
            <w:tcW w:w="3260" w:type="dxa"/>
          </w:tcPr>
          <w:p w:rsidR="00E65CC8" w:rsidRDefault="00E65CC8" w:rsidP="00A72C0B">
            <w:pPr>
              <w:pStyle w:val="ListParagraph"/>
              <w:ind w:left="0"/>
              <w:cnfStyle w:val="000000000000"/>
            </w:pPr>
          </w:p>
        </w:tc>
        <w:tc>
          <w:tcPr>
            <w:tcW w:w="720" w:type="dxa"/>
          </w:tcPr>
          <w:p w:rsidR="00E65CC8" w:rsidRDefault="00E65CC8" w:rsidP="00A72C0B">
            <w:pPr>
              <w:pStyle w:val="ListParagraph"/>
              <w:ind w:left="0"/>
              <w:cnfStyle w:val="000000000000"/>
            </w:pPr>
          </w:p>
        </w:tc>
        <w:tc>
          <w:tcPr>
            <w:tcW w:w="810" w:type="dxa"/>
          </w:tcPr>
          <w:p w:rsidR="00E65CC8" w:rsidRDefault="00E65CC8" w:rsidP="00A72C0B">
            <w:pPr>
              <w:pStyle w:val="ListParagraph"/>
              <w:ind w:left="0"/>
              <w:cnfStyle w:val="000000000000"/>
            </w:pPr>
          </w:p>
        </w:tc>
        <w:tc>
          <w:tcPr>
            <w:tcW w:w="1800" w:type="dxa"/>
          </w:tcPr>
          <w:p w:rsidR="00E65CC8" w:rsidRDefault="00E65CC8" w:rsidP="00A72C0B">
            <w:pPr>
              <w:pStyle w:val="ListParagraph"/>
              <w:ind w:left="0"/>
              <w:cnfStyle w:val="000000000000"/>
            </w:pPr>
          </w:p>
        </w:tc>
        <w:tc>
          <w:tcPr>
            <w:tcW w:w="1918" w:type="dxa"/>
          </w:tcPr>
          <w:p w:rsidR="00E65CC8" w:rsidRDefault="00E65CC8" w:rsidP="00A72C0B">
            <w:pPr>
              <w:pStyle w:val="ListParagraph"/>
              <w:ind w:left="0"/>
              <w:cnfStyle w:val="000000000000"/>
            </w:pPr>
          </w:p>
        </w:tc>
      </w:tr>
    </w:tbl>
    <w:p w:rsidR="00A72C0B" w:rsidRDefault="00A72C0B" w:rsidP="00A72C0B">
      <w:pPr>
        <w:pStyle w:val="ListParagraph"/>
        <w:rPr>
          <w:ins w:id="54" w:author="Welly Jotam" w:date="2017-04-28T09:26:00Z"/>
        </w:rPr>
      </w:pPr>
    </w:p>
    <w:p w:rsidR="008E619E" w:rsidRPr="008E619E" w:rsidRDefault="00260B46" w:rsidP="00A72C0B">
      <w:pPr>
        <w:pStyle w:val="ListParagraph"/>
        <w:rPr>
          <w:ins w:id="55" w:author="Welly Jotam" w:date="2017-04-28T09:26:00Z"/>
          <w:highlight w:val="yellow"/>
          <w:rPrChange w:id="56" w:author="Welly Jotam" w:date="2017-04-28T09:29:00Z">
            <w:rPr>
              <w:ins w:id="57" w:author="Welly Jotam" w:date="2017-04-28T09:26:00Z"/>
            </w:rPr>
          </w:rPrChange>
        </w:rPr>
      </w:pPr>
      <w:ins w:id="58" w:author="Welly Jotam" w:date="2017-04-28T09:26:00Z">
        <w:r w:rsidRPr="00260B46">
          <w:rPr>
            <w:highlight w:val="yellow"/>
            <w:rPrChange w:id="59" w:author="Welly Jotam" w:date="2017-04-28T09:29:00Z">
              <w:rPr/>
            </w:rPrChange>
          </w:rPr>
          <w:t>Term of Payment?</w:t>
        </w:r>
      </w:ins>
      <w:ins w:id="60" w:author="Welly Jotam" w:date="2017-04-28T09:28:00Z">
        <w:r w:rsidRPr="00260B46">
          <w:rPr>
            <w:highlight w:val="yellow"/>
            <w:rPrChange w:id="61" w:author="Welly Jotam" w:date="2017-04-28T09:29:00Z">
              <w:rPr/>
            </w:rPrChange>
          </w:rPr>
          <w:t xml:space="preserve"> (untuk one time sepertiapa</w:t>
        </w:r>
        <w:bookmarkStart w:id="62" w:name="_GoBack"/>
        <w:bookmarkEnd w:id="62"/>
        <w:r w:rsidRPr="00260B46">
          <w:rPr>
            <w:highlight w:val="yellow"/>
            <w:rPrChange w:id="63" w:author="Welly Jotam" w:date="2017-04-28T09:29:00Z">
              <w:rPr/>
            </w:rPrChange>
          </w:rPr>
          <w:t>, untukyg monthly/yearly sprtapa)</w:t>
        </w:r>
      </w:ins>
    </w:p>
    <w:p w:rsidR="008E619E" w:rsidRDefault="00260B46" w:rsidP="008E619E">
      <w:pPr>
        <w:pStyle w:val="ListParagraph"/>
        <w:rPr>
          <w:ins w:id="64" w:author="Welly Jotam" w:date="2017-04-28T09:26:00Z"/>
        </w:rPr>
      </w:pPr>
      <w:ins w:id="65" w:author="Welly Jotam" w:date="2017-04-28T09:26:00Z">
        <w:r w:rsidRPr="00260B46">
          <w:rPr>
            <w:highlight w:val="yellow"/>
            <w:rPrChange w:id="66" w:author="Welly Jotam" w:date="2017-04-28T09:29:00Z">
              <w:rPr/>
            </w:rPrChange>
          </w:rPr>
          <w:t>Terms &amp; Conditions? (After/before tax,</w:t>
        </w:r>
      </w:ins>
      <w:ins w:id="67" w:author="Welly Jotam" w:date="2017-04-28T09:27:00Z">
        <w:r w:rsidRPr="00260B46">
          <w:rPr>
            <w:highlight w:val="yellow"/>
            <w:rPrChange w:id="68" w:author="Welly Jotam" w:date="2017-04-28T09:29:00Z">
              <w:rPr/>
            </w:rPrChange>
          </w:rPr>
          <w:t xml:space="preserve"> working location, business travel, bilaada hardware delivery hingga di mana, dsb)</w:t>
        </w:r>
      </w:ins>
    </w:p>
    <w:p w:rsidR="008E619E" w:rsidRDefault="008E619E" w:rsidP="00A72C0B">
      <w:pPr>
        <w:pStyle w:val="ListParagraph"/>
      </w:pPr>
    </w:p>
    <w:p w:rsidR="008E619E" w:rsidRPr="008E619E" w:rsidRDefault="00260B46" w:rsidP="008E619E">
      <w:pPr>
        <w:pStyle w:val="ListParagraph"/>
        <w:numPr>
          <w:ilvl w:val="0"/>
          <w:numId w:val="3"/>
        </w:numPr>
        <w:rPr>
          <w:ins w:id="69" w:author="Welly Jotam" w:date="2017-04-28T09:29:00Z"/>
          <w:b/>
          <w:highlight w:val="yellow"/>
          <w:rPrChange w:id="70" w:author="Welly Jotam" w:date="2017-04-28T09:29:00Z">
            <w:rPr>
              <w:ins w:id="71" w:author="Welly Jotam" w:date="2017-04-28T09:29:00Z"/>
              <w:b/>
            </w:rPr>
          </w:rPrChange>
        </w:rPr>
      </w:pPr>
      <w:ins w:id="72" w:author="Welly Jotam" w:date="2017-04-28T09:28:00Z">
        <w:r w:rsidRPr="00260B46">
          <w:rPr>
            <w:b/>
            <w:highlight w:val="yellow"/>
            <w:rPrChange w:id="73" w:author="Welly Jotam" w:date="2017-04-28T09:29:00Z">
              <w:rPr>
                <w:b/>
              </w:rPr>
            </w:rPrChange>
          </w:rPr>
          <w:t xml:space="preserve">Project </w:t>
        </w:r>
      </w:ins>
      <w:ins w:id="74" w:author="Welly Jotam" w:date="2017-04-28T09:29:00Z">
        <w:r w:rsidRPr="00260B46">
          <w:rPr>
            <w:b/>
            <w:highlight w:val="yellow"/>
            <w:rPrChange w:id="75" w:author="Welly Jotam" w:date="2017-04-28T09:29:00Z">
              <w:rPr>
                <w:b/>
              </w:rPr>
            </w:rPrChange>
          </w:rPr>
          <w:t>Plan dan</w:t>
        </w:r>
      </w:ins>
      <w:ins w:id="76" w:author="Welly Jotam" w:date="2017-04-28T09:28:00Z">
        <w:r w:rsidRPr="00260B46">
          <w:rPr>
            <w:b/>
            <w:highlight w:val="yellow"/>
            <w:rPrChange w:id="77" w:author="Welly Jotam" w:date="2017-04-28T09:29:00Z">
              <w:rPr>
                <w:b/>
              </w:rPr>
            </w:rPrChange>
          </w:rPr>
          <w:t>Timeline</w:t>
        </w:r>
      </w:ins>
      <w:ins w:id="78" w:author="Welly Jotam" w:date="2017-04-28T09:45:00Z">
        <w:r w:rsidR="000F025A">
          <w:rPr>
            <w:b/>
            <w:highlight w:val="yellow"/>
          </w:rPr>
          <w:t xml:space="preserve"> (Bolehdisesuaikandengan methodology yang relevan)</w:t>
        </w:r>
      </w:ins>
    </w:p>
    <w:p w:rsidR="00000000" w:rsidRDefault="00260B46">
      <w:pPr>
        <w:pStyle w:val="ListParagraph"/>
        <w:numPr>
          <w:ilvl w:val="0"/>
          <w:numId w:val="4"/>
        </w:numPr>
        <w:rPr>
          <w:ins w:id="79" w:author="user" w:date="2017-04-28T16:08:00Z"/>
          <w:highlight w:val="yellow"/>
        </w:rPr>
        <w:pPrChange w:id="80" w:author="Welly Jotam" w:date="2017-04-28T09:30:00Z">
          <w:pPr>
            <w:pStyle w:val="ListParagraph"/>
            <w:numPr>
              <w:numId w:val="3"/>
            </w:numPr>
            <w:ind w:hanging="360"/>
          </w:pPr>
        </w:pPrChange>
      </w:pPr>
      <w:ins w:id="81" w:author="Welly Jotam" w:date="2017-04-28T09:30:00Z">
        <w:r w:rsidRPr="00260B46">
          <w:rPr>
            <w:highlight w:val="yellow"/>
            <w:rPrChange w:id="82" w:author="Welly Jotam" w:date="2017-04-28T09:32:00Z">
              <w:rPr>
                <w:b/>
                <w:highlight w:val="yellow"/>
              </w:rPr>
            </w:rPrChange>
          </w:rPr>
          <w:t>Kick off?</w:t>
        </w:r>
      </w:ins>
    </w:p>
    <w:p w:rsidR="002651FE" w:rsidRDefault="002651FE" w:rsidP="00CF1483">
      <w:pPr>
        <w:pStyle w:val="ListParagraph"/>
        <w:numPr>
          <w:ilvl w:val="1"/>
          <w:numId w:val="2"/>
        </w:numPr>
        <w:rPr>
          <w:ins w:id="83" w:author="Welly Jotam" w:date="2017-04-28T09:30:00Z"/>
          <w:highlight w:val="yellow"/>
          <w:rPrChange w:id="84" w:author="Welly Jotam" w:date="2017-04-28T09:32:00Z">
            <w:rPr>
              <w:ins w:id="85" w:author="Welly Jotam" w:date="2017-04-28T09:30:00Z"/>
              <w:b/>
              <w:highlight w:val="yellow"/>
            </w:rPr>
          </w:rPrChange>
        </w:rPr>
        <w:pPrChange w:id="86" w:author="user" w:date="2017-04-28T16:08:00Z">
          <w:pPr>
            <w:pStyle w:val="ListParagraph"/>
            <w:numPr>
              <w:numId w:val="3"/>
            </w:numPr>
            <w:ind w:hanging="360"/>
          </w:pPr>
        </w:pPrChange>
      </w:pPr>
      <w:ins w:id="87" w:author="user" w:date="2017-04-28T16:08:00Z">
        <w:r>
          <w:rPr>
            <w:highlight w:val="yellow"/>
          </w:rPr>
          <w:t>Analisis fitur yang diinginkan</w:t>
        </w:r>
      </w:ins>
    </w:p>
    <w:p w:rsidR="00000000" w:rsidRDefault="00260B46">
      <w:pPr>
        <w:pStyle w:val="ListParagraph"/>
        <w:numPr>
          <w:ilvl w:val="0"/>
          <w:numId w:val="4"/>
        </w:numPr>
        <w:rPr>
          <w:ins w:id="88" w:author="user" w:date="2017-04-28T16:08:00Z"/>
          <w:highlight w:val="yellow"/>
        </w:rPr>
        <w:pPrChange w:id="89" w:author="Welly Jotam" w:date="2017-04-28T09:30:00Z">
          <w:pPr>
            <w:pStyle w:val="ListParagraph"/>
            <w:numPr>
              <w:numId w:val="3"/>
            </w:numPr>
            <w:ind w:hanging="360"/>
          </w:pPr>
        </w:pPrChange>
      </w:pPr>
      <w:ins w:id="90" w:author="Welly Jotam" w:date="2017-04-28T09:30:00Z">
        <w:r w:rsidRPr="00260B46">
          <w:rPr>
            <w:highlight w:val="yellow"/>
            <w:rPrChange w:id="91" w:author="Welly Jotam" w:date="2017-04-28T09:32:00Z">
              <w:rPr>
                <w:b/>
                <w:highlight w:val="yellow"/>
              </w:rPr>
            </w:rPrChange>
          </w:rPr>
          <w:t>Business Requirement?</w:t>
        </w:r>
      </w:ins>
    </w:p>
    <w:p w:rsidR="00DC018C" w:rsidRDefault="00C0442F" w:rsidP="00DC018C">
      <w:pPr>
        <w:pStyle w:val="ListParagraph"/>
        <w:ind w:left="1080"/>
        <w:rPr>
          <w:ins w:id="92" w:author="Welly Jotam" w:date="2017-04-28T09:30:00Z"/>
          <w:highlight w:val="yellow"/>
          <w:rPrChange w:id="93" w:author="Welly Jotam" w:date="2017-04-28T09:32:00Z">
            <w:rPr>
              <w:ins w:id="94" w:author="Welly Jotam" w:date="2017-04-28T09:30:00Z"/>
              <w:b/>
              <w:highlight w:val="yellow"/>
            </w:rPr>
          </w:rPrChange>
        </w:rPr>
        <w:pPrChange w:id="95" w:author="user" w:date="2017-04-28T16:08:00Z">
          <w:pPr>
            <w:pStyle w:val="ListParagraph"/>
            <w:numPr>
              <w:numId w:val="3"/>
            </w:numPr>
            <w:ind w:hanging="360"/>
          </w:pPr>
        </w:pPrChange>
      </w:pPr>
      <w:ins w:id="96" w:author="user" w:date="2017-04-28T16:08:00Z">
        <w:r>
          <w:rPr>
            <w:highlight w:val="yellow"/>
          </w:rPr>
          <w:t>N/A</w:t>
        </w:r>
      </w:ins>
    </w:p>
    <w:p w:rsidR="00000000" w:rsidRDefault="00260B46">
      <w:pPr>
        <w:pStyle w:val="ListParagraph"/>
        <w:numPr>
          <w:ilvl w:val="0"/>
          <w:numId w:val="4"/>
        </w:numPr>
        <w:rPr>
          <w:ins w:id="97" w:author="user" w:date="2017-04-28T16:08:00Z"/>
          <w:highlight w:val="yellow"/>
        </w:rPr>
        <w:pPrChange w:id="98" w:author="Welly Jotam" w:date="2017-04-28T09:30:00Z">
          <w:pPr>
            <w:pStyle w:val="ListParagraph"/>
            <w:numPr>
              <w:numId w:val="3"/>
            </w:numPr>
            <w:ind w:hanging="360"/>
          </w:pPr>
        </w:pPrChange>
      </w:pPr>
      <w:ins w:id="99" w:author="Welly Jotam" w:date="2017-04-28T09:30:00Z">
        <w:r w:rsidRPr="00260B46">
          <w:rPr>
            <w:highlight w:val="yellow"/>
            <w:rPrChange w:id="100" w:author="Welly Jotam" w:date="2017-04-28T09:32:00Z">
              <w:rPr>
                <w:b/>
                <w:highlight w:val="yellow"/>
              </w:rPr>
            </w:rPrChange>
          </w:rPr>
          <w:t>Design?</w:t>
        </w:r>
      </w:ins>
    </w:p>
    <w:p w:rsidR="008F4557" w:rsidRDefault="008F4557" w:rsidP="008F4557">
      <w:pPr>
        <w:pStyle w:val="ListParagraph"/>
        <w:ind w:left="1080"/>
        <w:rPr>
          <w:ins w:id="101" w:author="user" w:date="2017-04-28T16:09:00Z"/>
          <w:highlight w:val="yellow"/>
        </w:rPr>
        <w:pPrChange w:id="102" w:author="user" w:date="2017-04-28T16:08:00Z">
          <w:pPr>
            <w:pStyle w:val="ListParagraph"/>
            <w:numPr>
              <w:numId w:val="3"/>
            </w:numPr>
            <w:ind w:hanging="360"/>
          </w:pPr>
        </w:pPrChange>
      </w:pPr>
      <w:ins w:id="103" w:author="user" w:date="2017-04-28T16:08:00Z">
        <w:r>
          <w:rPr>
            <w:highlight w:val="yellow"/>
          </w:rPr>
          <w:t>Database</w:t>
        </w:r>
      </w:ins>
      <w:ins w:id="104" w:author="user" w:date="2017-04-28T16:09:00Z">
        <w:r w:rsidR="00815CC8">
          <w:rPr>
            <w:highlight w:val="yellow"/>
          </w:rPr>
          <w:t xml:space="preserve"> (table, view, trigger, function)</w:t>
        </w:r>
      </w:ins>
    </w:p>
    <w:p w:rsidR="008F4557" w:rsidRDefault="00112675" w:rsidP="008F4557">
      <w:pPr>
        <w:pStyle w:val="ListParagraph"/>
        <w:ind w:left="1080"/>
        <w:rPr>
          <w:ins w:id="105" w:author="user" w:date="2017-04-28T16:13:00Z"/>
          <w:highlight w:val="yellow"/>
        </w:rPr>
        <w:pPrChange w:id="106" w:author="user" w:date="2017-04-28T16:08:00Z">
          <w:pPr>
            <w:pStyle w:val="ListParagraph"/>
            <w:numPr>
              <w:numId w:val="3"/>
            </w:numPr>
            <w:ind w:hanging="360"/>
          </w:pPr>
        </w:pPrChange>
      </w:pPr>
      <w:ins w:id="107" w:author="user" w:date="2017-04-28T16:09:00Z">
        <w:r>
          <w:rPr>
            <w:highlight w:val="yellow"/>
          </w:rPr>
          <w:t>Class</w:t>
        </w:r>
      </w:ins>
    </w:p>
    <w:p w:rsidR="00AB033B" w:rsidRDefault="00AB033B" w:rsidP="008F4557">
      <w:pPr>
        <w:pStyle w:val="ListParagraph"/>
        <w:ind w:left="1080"/>
        <w:rPr>
          <w:ins w:id="108" w:author="Welly Jotam" w:date="2017-04-28T09:30:00Z"/>
          <w:highlight w:val="yellow"/>
          <w:rPrChange w:id="109" w:author="Welly Jotam" w:date="2017-04-28T09:32:00Z">
            <w:rPr>
              <w:ins w:id="110" w:author="Welly Jotam" w:date="2017-04-28T09:30:00Z"/>
              <w:b/>
              <w:highlight w:val="yellow"/>
            </w:rPr>
          </w:rPrChange>
        </w:rPr>
        <w:pPrChange w:id="111" w:author="user" w:date="2017-04-28T16:08:00Z">
          <w:pPr>
            <w:pStyle w:val="ListParagraph"/>
            <w:numPr>
              <w:numId w:val="3"/>
            </w:numPr>
            <w:ind w:hanging="360"/>
          </w:pPr>
        </w:pPrChange>
      </w:pPr>
      <w:ins w:id="112" w:author="user" w:date="2017-04-28T16:13:00Z">
        <w:r>
          <w:rPr>
            <w:highlight w:val="yellow"/>
          </w:rPr>
          <w:t>Reporting system</w:t>
        </w:r>
      </w:ins>
    </w:p>
    <w:p w:rsidR="00000000" w:rsidRDefault="00260B46">
      <w:pPr>
        <w:pStyle w:val="ListParagraph"/>
        <w:numPr>
          <w:ilvl w:val="0"/>
          <w:numId w:val="4"/>
        </w:numPr>
        <w:rPr>
          <w:ins w:id="113" w:author="user" w:date="2017-04-28T11:34:00Z"/>
          <w:highlight w:val="yellow"/>
        </w:rPr>
        <w:pPrChange w:id="114" w:author="Welly Jotam" w:date="2017-04-28T09:30:00Z">
          <w:pPr>
            <w:pStyle w:val="ListParagraph"/>
            <w:numPr>
              <w:numId w:val="3"/>
            </w:numPr>
            <w:ind w:hanging="360"/>
          </w:pPr>
        </w:pPrChange>
      </w:pPr>
      <w:ins w:id="115" w:author="Welly Jotam" w:date="2017-04-28T09:30:00Z">
        <w:r w:rsidRPr="00260B46">
          <w:rPr>
            <w:highlight w:val="yellow"/>
            <w:rPrChange w:id="116" w:author="Welly Jotam" w:date="2017-04-28T09:32:00Z">
              <w:rPr>
                <w:b/>
                <w:highlight w:val="yellow"/>
              </w:rPr>
            </w:rPrChange>
          </w:rPr>
          <w:t>System Development/Configuration?</w:t>
        </w:r>
      </w:ins>
    </w:p>
    <w:p w:rsidR="00D27F14" w:rsidDel="00012ED2" w:rsidRDefault="00D27F14" w:rsidP="00D27F14">
      <w:pPr>
        <w:pStyle w:val="ListParagraph"/>
        <w:ind w:left="1080"/>
        <w:rPr>
          <w:ins w:id="117" w:author="Welly Jotam" w:date="2017-04-28T09:30:00Z"/>
          <w:del w:id="118" w:author="user" w:date="2017-04-28T16:13:00Z"/>
          <w:highlight w:val="yellow"/>
          <w:rPrChange w:id="119" w:author="Welly Jotam" w:date="2017-04-28T09:32:00Z">
            <w:rPr>
              <w:ins w:id="120" w:author="Welly Jotam" w:date="2017-04-28T09:30:00Z"/>
              <w:del w:id="121" w:author="user" w:date="2017-04-28T16:13:00Z"/>
              <w:b/>
              <w:highlight w:val="yellow"/>
            </w:rPr>
          </w:rPrChange>
        </w:rPr>
        <w:pPrChange w:id="122" w:author="user" w:date="2017-04-28T11:34:00Z">
          <w:pPr>
            <w:pStyle w:val="ListParagraph"/>
            <w:numPr>
              <w:numId w:val="3"/>
            </w:numPr>
            <w:ind w:hanging="360"/>
          </w:pPr>
        </w:pPrChange>
      </w:pPr>
    </w:p>
    <w:p w:rsidR="00000000" w:rsidRDefault="00260B46">
      <w:pPr>
        <w:pStyle w:val="ListParagraph"/>
        <w:numPr>
          <w:ilvl w:val="0"/>
          <w:numId w:val="4"/>
        </w:numPr>
        <w:rPr>
          <w:ins w:id="123" w:author="user" w:date="2017-04-28T16:10:00Z"/>
          <w:highlight w:val="yellow"/>
        </w:rPr>
        <w:pPrChange w:id="124" w:author="Welly Jotam" w:date="2017-04-28T09:30:00Z">
          <w:pPr>
            <w:pStyle w:val="ListParagraph"/>
            <w:numPr>
              <w:numId w:val="3"/>
            </w:numPr>
            <w:ind w:hanging="360"/>
          </w:pPr>
        </w:pPrChange>
      </w:pPr>
      <w:ins w:id="125" w:author="Welly Jotam" w:date="2017-04-28T09:30:00Z">
        <w:r w:rsidRPr="00260B46">
          <w:rPr>
            <w:highlight w:val="yellow"/>
            <w:rPrChange w:id="126" w:author="Welly Jotam" w:date="2017-04-28T09:32:00Z">
              <w:rPr>
                <w:b/>
                <w:highlight w:val="yellow"/>
              </w:rPr>
            </w:rPrChange>
          </w:rPr>
          <w:t>System Integration</w:t>
        </w:r>
      </w:ins>
      <w:ins w:id="127" w:author="user" w:date="2017-04-28T16:10:00Z">
        <w:r w:rsidR="0012035C">
          <w:rPr>
            <w:highlight w:val="yellow"/>
          </w:rPr>
          <w:t xml:space="preserve"> </w:t>
        </w:r>
      </w:ins>
      <w:ins w:id="128" w:author="Welly Jotam" w:date="2017-04-28T09:30:00Z">
        <w:r w:rsidRPr="00260B46">
          <w:rPr>
            <w:highlight w:val="yellow"/>
            <w:rPrChange w:id="129" w:author="Welly Jotam" w:date="2017-04-28T09:32:00Z">
              <w:rPr>
                <w:b/>
                <w:highlight w:val="yellow"/>
              </w:rPr>
            </w:rPrChange>
          </w:rPr>
          <w:t>Test</w:t>
        </w:r>
      </w:ins>
      <w:ins w:id="130" w:author="Welly Jotam" w:date="2017-04-28T09:31:00Z">
        <w:r w:rsidRPr="00260B46">
          <w:rPr>
            <w:highlight w:val="yellow"/>
            <w:rPrChange w:id="131" w:author="Welly Jotam" w:date="2017-04-28T09:32:00Z">
              <w:rPr>
                <w:b/>
                <w:highlight w:val="yellow"/>
              </w:rPr>
            </w:rPrChange>
          </w:rPr>
          <w:t>?</w:t>
        </w:r>
      </w:ins>
    </w:p>
    <w:p w:rsidR="00280CC3" w:rsidRDefault="0012035C" w:rsidP="00280CC3">
      <w:pPr>
        <w:pStyle w:val="ListParagraph"/>
        <w:ind w:left="1080"/>
        <w:rPr>
          <w:ins w:id="132" w:author="user" w:date="2017-04-28T16:10:00Z"/>
          <w:highlight w:val="yellow"/>
        </w:rPr>
        <w:pPrChange w:id="133" w:author="user" w:date="2017-04-28T16:10:00Z">
          <w:pPr>
            <w:pStyle w:val="ListParagraph"/>
            <w:numPr>
              <w:numId w:val="3"/>
            </w:numPr>
            <w:ind w:hanging="360"/>
          </w:pPr>
        </w:pPrChange>
      </w:pPr>
      <w:ins w:id="134" w:author="user" w:date="2017-04-28T16:10:00Z">
        <w:r>
          <w:rPr>
            <w:highlight w:val="yellow"/>
          </w:rPr>
          <w:t xml:space="preserve">Test dilakukan secara live dengan memasang gps di </w:t>
        </w:r>
        <w:r w:rsidR="00FC26B6">
          <w:rPr>
            <w:highlight w:val="yellow"/>
          </w:rPr>
          <w:t>kendaraan</w:t>
        </w:r>
      </w:ins>
    </w:p>
    <w:p w:rsidR="00FC26B6" w:rsidDel="001D49D2" w:rsidRDefault="00FC26B6" w:rsidP="00280CC3">
      <w:pPr>
        <w:pStyle w:val="ListParagraph"/>
        <w:ind w:left="1080"/>
        <w:rPr>
          <w:ins w:id="135" w:author="Welly Jotam" w:date="2017-04-28T09:30:00Z"/>
          <w:del w:id="136" w:author="user" w:date="2017-04-28T16:13:00Z"/>
          <w:highlight w:val="yellow"/>
          <w:rPrChange w:id="137" w:author="Welly Jotam" w:date="2017-04-28T09:32:00Z">
            <w:rPr>
              <w:ins w:id="138" w:author="Welly Jotam" w:date="2017-04-28T09:30:00Z"/>
              <w:del w:id="139" w:author="user" w:date="2017-04-28T16:13:00Z"/>
              <w:b/>
              <w:highlight w:val="yellow"/>
            </w:rPr>
          </w:rPrChange>
        </w:rPr>
        <w:pPrChange w:id="140" w:author="user" w:date="2017-04-28T16:10:00Z">
          <w:pPr>
            <w:pStyle w:val="ListParagraph"/>
            <w:numPr>
              <w:numId w:val="3"/>
            </w:numPr>
            <w:ind w:hanging="360"/>
          </w:pPr>
        </w:pPrChange>
      </w:pPr>
    </w:p>
    <w:p w:rsidR="00000000" w:rsidRDefault="00260B46">
      <w:pPr>
        <w:pStyle w:val="ListParagraph"/>
        <w:numPr>
          <w:ilvl w:val="0"/>
          <w:numId w:val="4"/>
        </w:numPr>
        <w:rPr>
          <w:ins w:id="141" w:author="user" w:date="2017-04-28T16:11:00Z"/>
          <w:highlight w:val="yellow"/>
        </w:rPr>
        <w:pPrChange w:id="142" w:author="Welly Jotam" w:date="2017-04-28T09:30:00Z">
          <w:pPr>
            <w:pStyle w:val="ListParagraph"/>
            <w:numPr>
              <w:numId w:val="3"/>
            </w:numPr>
            <w:ind w:hanging="360"/>
          </w:pPr>
        </w:pPrChange>
      </w:pPr>
      <w:ins w:id="143" w:author="Welly Jotam" w:date="2017-04-28T09:30:00Z">
        <w:r w:rsidRPr="00260B46">
          <w:rPr>
            <w:highlight w:val="yellow"/>
            <w:rPrChange w:id="144" w:author="Welly Jotam" w:date="2017-04-28T09:32:00Z">
              <w:rPr>
                <w:b/>
                <w:highlight w:val="yellow"/>
              </w:rPr>
            </w:rPrChange>
          </w:rPr>
          <w:t>User Acceptance Test</w:t>
        </w:r>
      </w:ins>
      <w:ins w:id="145" w:author="Welly Jotam" w:date="2017-04-28T09:31:00Z">
        <w:r w:rsidRPr="00260B46">
          <w:rPr>
            <w:highlight w:val="yellow"/>
            <w:rPrChange w:id="146" w:author="Welly Jotam" w:date="2017-04-28T09:32:00Z">
              <w:rPr>
                <w:b/>
                <w:highlight w:val="yellow"/>
              </w:rPr>
            </w:rPrChange>
          </w:rPr>
          <w:t>?</w:t>
        </w:r>
      </w:ins>
    </w:p>
    <w:p w:rsidR="00CD074B" w:rsidRDefault="00CD074B" w:rsidP="00CD074B">
      <w:pPr>
        <w:pStyle w:val="ListParagraph"/>
        <w:ind w:left="1080"/>
        <w:rPr>
          <w:ins w:id="147" w:author="Welly Jotam" w:date="2017-04-28T09:30:00Z"/>
          <w:highlight w:val="yellow"/>
          <w:rPrChange w:id="148" w:author="Welly Jotam" w:date="2017-04-28T09:32:00Z">
            <w:rPr>
              <w:ins w:id="149" w:author="Welly Jotam" w:date="2017-04-28T09:30:00Z"/>
              <w:b/>
              <w:highlight w:val="yellow"/>
            </w:rPr>
          </w:rPrChange>
        </w:rPr>
        <w:pPrChange w:id="150" w:author="user" w:date="2017-04-28T16:11:00Z">
          <w:pPr>
            <w:pStyle w:val="ListParagraph"/>
            <w:numPr>
              <w:numId w:val="3"/>
            </w:numPr>
            <w:ind w:hanging="360"/>
          </w:pPr>
        </w:pPrChange>
      </w:pPr>
    </w:p>
    <w:p w:rsidR="00C3442F" w:rsidRDefault="00260B46" w:rsidP="00C3442F">
      <w:pPr>
        <w:pStyle w:val="ListParagraph"/>
        <w:numPr>
          <w:ilvl w:val="0"/>
          <w:numId w:val="4"/>
        </w:numPr>
        <w:rPr>
          <w:ins w:id="151" w:author="user" w:date="2017-04-28T16:11:00Z"/>
          <w:highlight w:val="yellow"/>
        </w:rPr>
        <w:pPrChange w:id="152" w:author="user" w:date="2017-04-28T16:11:00Z">
          <w:pPr>
            <w:pStyle w:val="ListParagraph"/>
            <w:numPr>
              <w:numId w:val="3"/>
            </w:numPr>
            <w:ind w:hanging="360"/>
          </w:pPr>
        </w:pPrChange>
      </w:pPr>
      <w:ins w:id="153" w:author="Welly Jotam" w:date="2017-04-28T09:31:00Z">
        <w:r w:rsidRPr="00260B46">
          <w:rPr>
            <w:highlight w:val="yellow"/>
            <w:rPrChange w:id="154" w:author="Welly Jotam" w:date="2017-04-28T09:32:00Z">
              <w:rPr>
                <w:b/>
                <w:highlight w:val="yellow"/>
              </w:rPr>
            </w:rPrChange>
          </w:rPr>
          <w:t>Deployment?</w:t>
        </w:r>
      </w:ins>
    </w:p>
    <w:p w:rsidR="00C3442F" w:rsidRPr="00C3442F" w:rsidDel="00371800" w:rsidRDefault="008D6BEB" w:rsidP="008D6BEB">
      <w:pPr>
        <w:pStyle w:val="ListParagraph"/>
        <w:ind w:left="1800"/>
        <w:rPr>
          <w:ins w:id="155" w:author="Welly Jotam" w:date="2017-04-28T09:31:00Z"/>
          <w:del w:id="156" w:author="user" w:date="2017-04-28T16:14:00Z"/>
          <w:highlight w:val="yellow"/>
          <w:rPrChange w:id="157" w:author="user" w:date="2017-04-28T16:11:00Z">
            <w:rPr>
              <w:ins w:id="158" w:author="Welly Jotam" w:date="2017-04-28T09:31:00Z"/>
              <w:del w:id="159" w:author="user" w:date="2017-04-28T16:14:00Z"/>
              <w:b/>
              <w:highlight w:val="yellow"/>
            </w:rPr>
          </w:rPrChange>
        </w:rPr>
        <w:pPrChange w:id="160" w:author="user" w:date="2017-04-28T16:14:00Z">
          <w:pPr>
            <w:pStyle w:val="ListParagraph"/>
            <w:numPr>
              <w:numId w:val="3"/>
            </w:numPr>
            <w:ind w:hanging="360"/>
          </w:pPr>
        </w:pPrChange>
      </w:pPr>
      <w:ins w:id="161" w:author="user" w:date="2017-04-28T16:14:00Z">
        <w:r>
          <w:rPr>
            <w:highlight w:val="yellow"/>
          </w:rPr>
          <w:t>D</w:t>
        </w:r>
        <w:r>
          <w:rPr>
            <w:highlight w:val="yellow"/>
          </w:rPr>
          <w:t>eployment</w:t>
        </w:r>
        <w:r>
          <w:rPr>
            <w:highlight w:val="yellow"/>
          </w:rPr>
          <w:t xml:space="preserve"> dilakukan secara manual, install satu persatu aplikasi, mulai dari database, apache, php, java dan kebutuhan lainnya</w:t>
        </w:r>
      </w:ins>
    </w:p>
    <w:p w:rsidR="00000000" w:rsidRDefault="00260B46">
      <w:pPr>
        <w:pStyle w:val="ListParagraph"/>
        <w:numPr>
          <w:ilvl w:val="0"/>
          <w:numId w:val="4"/>
        </w:numPr>
        <w:rPr>
          <w:ins w:id="162" w:author="Welly Jotam" w:date="2017-04-28T09:31:00Z"/>
          <w:highlight w:val="yellow"/>
          <w:rPrChange w:id="163" w:author="Welly Jotam" w:date="2017-04-28T09:32:00Z">
            <w:rPr>
              <w:ins w:id="164" w:author="Welly Jotam" w:date="2017-04-28T09:31:00Z"/>
              <w:b/>
              <w:highlight w:val="yellow"/>
            </w:rPr>
          </w:rPrChange>
        </w:rPr>
        <w:pPrChange w:id="165" w:author="Welly Jotam" w:date="2017-04-28T09:30:00Z">
          <w:pPr>
            <w:pStyle w:val="ListParagraph"/>
            <w:numPr>
              <w:numId w:val="3"/>
            </w:numPr>
            <w:ind w:hanging="360"/>
          </w:pPr>
        </w:pPrChange>
      </w:pPr>
      <w:ins w:id="166" w:author="Welly Jotam" w:date="2017-04-28T09:31:00Z">
        <w:r w:rsidRPr="00260B46">
          <w:rPr>
            <w:highlight w:val="yellow"/>
            <w:rPrChange w:id="167" w:author="Welly Jotam" w:date="2017-04-28T09:32:00Z">
              <w:rPr>
                <w:b/>
                <w:highlight w:val="yellow"/>
              </w:rPr>
            </w:rPrChange>
          </w:rPr>
          <w:t>Go Live?</w:t>
        </w:r>
      </w:ins>
    </w:p>
    <w:p w:rsidR="00000000" w:rsidRDefault="008E619E">
      <w:pPr>
        <w:pStyle w:val="ListParagraph"/>
        <w:numPr>
          <w:ilvl w:val="0"/>
          <w:numId w:val="3"/>
        </w:numPr>
        <w:rPr>
          <w:ins w:id="168" w:author="Welly Jotam" w:date="2017-04-28T09:31:00Z"/>
          <w:b/>
          <w:highlight w:val="yellow"/>
        </w:rPr>
      </w:pPr>
      <w:ins w:id="169" w:author="Welly Jotam" w:date="2017-04-28T09:31:00Z">
        <w:r>
          <w:rPr>
            <w:b/>
            <w:highlight w:val="yellow"/>
          </w:rPr>
          <w:t>Project Organization/Team</w:t>
        </w:r>
      </w:ins>
    </w:p>
    <w:p w:rsidR="00000000" w:rsidRDefault="00260B46">
      <w:pPr>
        <w:pStyle w:val="ListParagraph"/>
        <w:numPr>
          <w:ilvl w:val="0"/>
          <w:numId w:val="5"/>
        </w:numPr>
        <w:rPr>
          <w:ins w:id="170" w:author="Welly Jotam" w:date="2017-04-28T09:42:00Z"/>
          <w:highlight w:val="yellow"/>
        </w:rPr>
        <w:pPrChange w:id="171" w:author="Welly Jotam" w:date="2017-04-28T09:31:00Z">
          <w:pPr>
            <w:pStyle w:val="ListParagraph"/>
            <w:numPr>
              <w:numId w:val="3"/>
            </w:numPr>
            <w:ind w:hanging="360"/>
          </w:pPr>
        </w:pPrChange>
      </w:pPr>
      <w:ins w:id="172" w:author="Welly Jotam" w:date="2017-04-28T09:32:00Z">
        <w:r w:rsidRPr="00260B46">
          <w:rPr>
            <w:highlight w:val="yellow"/>
            <w:rPrChange w:id="173" w:author="Welly Jotam" w:date="2017-04-28T09:32:00Z">
              <w:rPr>
                <w:b/>
                <w:highlight w:val="yellow"/>
              </w:rPr>
            </w:rPrChange>
          </w:rPr>
          <w:t>Project butuh</w:t>
        </w:r>
      </w:ins>
      <w:ins w:id="174" w:author="user" w:date="2017-04-28T15:41:00Z">
        <w:r w:rsidR="003B472A">
          <w:rPr>
            <w:highlight w:val="yellow"/>
          </w:rPr>
          <w:t xml:space="preserve"> </w:t>
        </w:r>
      </w:ins>
      <w:ins w:id="175" w:author="Welly Jotam" w:date="2017-04-28T09:32:00Z">
        <w:r w:rsidRPr="00260B46">
          <w:rPr>
            <w:highlight w:val="yellow"/>
            <w:rPrChange w:id="176" w:author="Welly Jotam" w:date="2017-04-28T09:32:00Z">
              <w:rPr>
                <w:b/>
                <w:highlight w:val="yellow"/>
              </w:rPr>
            </w:rPrChange>
          </w:rPr>
          <w:t>tim</w:t>
        </w:r>
      </w:ins>
      <w:ins w:id="177" w:author="user" w:date="2017-04-28T15:41:00Z">
        <w:r w:rsidR="003B472A">
          <w:rPr>
            <w:highlight w:val="yellow"/>
          </w:rPr>
          <w:t xml:space="preserve"> </w:t>
        </w:r>
      </w:ins>
      <w:ins w:id="178" w:author="Welly Jotam" w:date="2017-04-28T09:32:00Z">
        <w:r w:rsidRPr="00260B46">
          <w:rPr>
            <w:highlight w:val="yellow"/>
            <w:rPrChange w:id="179" w:author="Welly Jotam" w:date="2017-04-28T09:32:00Z">
              <w:rPr>
                <w:b/>
                <w:highlight w:val="yellow"/>
              </w:rPr>
            </w:rPrChange>
          </w:rPr>
          <w:t>seperti</w:t>
        </w:r>
      </w:ins>
      <w:ins w:id="180" w:author="user" w:date="2017-04-28T15:41:00Z">
        <w:r w:rsidR="003B472A">
          <w:rPr>
            <w:highlight w:val="yellow"/>
          </w:rPr>
          <w:t xml:space="preserve"> </w:t>
        </w:r>
      </w:ins>
      <w:ins w:id="181" w:author="Welly Jotam" w:date="2017-04-28T09:32:00Z">
        <w:r w:rsidRPr="00260B46">
          <w:rPr>
            <w:highlight w:val="yellow"/>
            <w:rPrChange w:id="182" w:author="Welly Jotam" w:date="2017-04-28T09:32:00Z">
              <w:rPr>
                <w:b/>
                <w:highlight w:val="yellow"/>
              </w:rPr>
            </w:rPrChange>
          </w:rPr>
          <w:t>apa</w:t>
        </w:r>
      </w:ins>
      <w:ins w:id="183" w:author="user" w:date="2017-04-28T15:41:00Z">
        <w:r w:rsidR="003B472A">
          <w:rPr>
            <w:highlight w:val="yellow"/>
          </w:rPr>
          <w:t xml:space="preserve"> </w:t>
        </w:r>
      </w:ins>
      <w:ins w:id="184" w:author="Welly Jotam" w:date="2017-04-28T09:32:00Z">
        <w:r w:rsidRPr="00260B46">
          <w:rPr>
            <w:highlight w:val="yellow"/>
            <w:rPrChange w:id="185" w:author="Welly Jotam" w:date="2017-04-28T09:32:00Z">
              <w:rPr>
                <w:b/>
                <w:highlight w:val="yellow"/>
              </w:rPr>
            </w:rPrChange>
          </w:rPr>
          <w:t>dan mana saja yang diprovide</w:t>
        </w:r>
      </w:ins>
      <w:ins w:id="186" w:author="user" w:date="2017-04-28T15:41:00Z">
        <w:r w:rsidR="003B472A">
          <w:rPr>
            <w:highlight w:val="yellow"/>
          </w:rPr>
          <w:t xml:space="preserve"> </w:t>
        </w:r>
      </w:ins>
      <w:ins w:id="187" w:author="Welly Jotam" w:date="2017-04-28T09:32:00Z">
        <w:r w:rsidRPr="00260B46">
          <w:rPr>
            <w:highlight w:val="yellow"/>
            <w:rPrChange w:id="188" w:author="Welly Jotam" w:date="2017-04-28T09:32:00Z">
              <w:rPr>
                <w:b/>
                <w:highlight w:val="yellow"/>
              </w:rPr>
            </w:rPrChange>
          </w:rPr>
          <w:t>dan mana yang tidak</w:t>
        </w:r>
      </w:ins>
    </w:p>
    <w:p w:rsidR="00000000" w:rsidRDefault="00812B14">
      <w:pPr>
        <w:pStyle w:val="ListParagraph"/>
        <w:numPr>
          <w:ilvl w:val="0"/>
          <w:numId w:val="5"/>
        </w:numPr>
        <w:rPr>
          <w:ins w:id="189" w:author="Welly Jotam" w:date="2017-04-28T09:29:00Z"/>
          <w:highlight w:val="yellow"/>
          <w:rPrChange w:id="190" w:author="Welly Jotam" w:date="2017-04-28T09:32:00Z">
            <w:rPr>
              <w:ins w:id="191" w:author="Welly Jotam" w:date="2017-04-28T09:29:00Z"/>
            </w:rPr>
          </w:rPrChange>
        </w:rPr>
        <w:pPrChange w:id="192" w:author="Welly Jotam" w:date="2017-04-28T09:31:00Z">
          <w:pPr>
            <w:pStyle w:val="ListParagraph"/>
            <w:numPr>
              <w:numId w:val="3"/>
            </w:numPr>
            <w:ind w:hanging="360"/>
          </w:pPr>
        </w:pPrChange>
      </w:pPr>
      <w:ins w:id="193" w:author="Welly Jotam" w:date="2017-04-28T09:42:00Z">
        <w:r>
          <w:rPr>
            <w:highlight w:val="yellow"/>
          </w:rPr>
          <w:lastRenderedPageBreak/>
          <w:t>Bila</w:t>
        </w:r>
      </w:ins>
      <w:ins w:id="194" w:author="user" w:date="2017-04-28T15:41:00Z">
        <w:r w:rsidR="001F4F01">
          <w:rPr>
            <w:highlight w:val="yellow"/>
          </w:rPr>
          <w:t xml:space="preserve"> </w:t>
        </w:r>
      </w:ins>
      <w:ins w:id="195" w:author="Welly Jotam" w:date="2017-04-28T09:42:00Z">
        <w:r>
          <w:rPr>
            <w:highlight w:val="yellow"/>
          </w:rPr>
          <w:t>tidak</w:t>
        </w:r>
      </w:ins>
      <w:ins w:id="196" w:author="user" w:date="2017-04-28T15:41:00Z">
        <w:r w:rsidR="001F4F01">
          <w:rPr>
            <w:highlight w:val="yellow"/>
          </w:rPr>
          <w:t xml:space="preserve"> </w:t>
        </w:r>
      </w:ins>
      <w:ins w:id="197" w:author="Welly Jotam" w:date="2017-04-28T09:42:00Z">
        <w:r>
          <w:rPr>
            <w:highlight w:val="yellow"/>
          </w:rPr>
          <w:t>diprovide, apa</w:t>
        </w:r>
      </w:ins>
      <w:ins w:id="198" w:author="user" w:date="2017-04-28T15:41:00Z">
        <w:r w:rsidR="001F4F01">
          <w:rPr>
            <w:highlight w:val="yellow"/>
          </w:rPr>
          <w:t xml:space="preserve"> </w:t>
        </w:r>
      </w:ins>
      <w:ins w:id="199" w:author="Welly Jotam" w:date="2017-04-28T09:42:00Z">
        <w:r>
          <w:rPr>
            <w:highlight w:val="yellow"/>
          </w:rPr>
          <w:t>rekomendasi</w:t>
        </w:r>
      </w:ins>
      <w:ins w:id="200" w:author="user" w:date="2017-04-28T15:41:00Z">
        <w:r w:rsidR="001F4F01">
          <w:rPr>
            <w:highlight w:val="yellow"/>
          </w:rPr>
          <w:t xml:space="preserve"> </w:t>
        </w:r>
      </w:ins>
      <w:ins w:id="201" w:author="Welly Jotam" w:date="2017-04-28T09:42:00Z">
        <w:r>
          <w:rPr>
            <w:highlight w:val="yellow"/>
          </w:rPr>
          <w:t>spesifikasi resource tsb?</w:t>
        </w:r>
      </w:ins>
    </w:p>
    <w:p w:rsidR="008E619E" w:rsidRDefault="00260B46" w:rsidP="008E619E">
      <w:pPr>
        <w:pStyle w:val="ListParagraph"/>
        <w:numPr>
          <w:ilvl w:val="0"/>
          <w:numId w:val="3"/>
        </w:numPr>
        <w:rPr>
          <w:ins w:id="202" w:author="Welly Jotam" w:date="2017-04-28T09:32:00Z"/>
          <w:b/>
          <w:highlight w:val="yellow"/>
        </w:rPr>
      </w:pPr>
      <w:ins w:id="203" w:author="Welly Jotam" w:date="2017-04-28T09:29:00Z">
        <w:r w:rsidRPr="00260B46">
          <w:rPr>
            <w:b/>
            <w:highlight w:val="yellow"/>
            <w:rPrChange w:id="204" w:author="Welly Jotam" w:date="2017-04-28T09:29:00Z">
              <w:rPr>
                <w:b/>
              </w:rPr>
            </w:rPrChange>
          </w:rPr>
          <w:t>Project Scope (</w:t>
        </w:r>
      </w:ins>
      <w:ins w:id="205" w:author="Welly Jotam" w:date="2017-04-28T09:45:00Z">
        <w:r w:rsidR="000F025A">
          <w:rPr>
            <w:b/>
            <w:highlight w:val="yellow"/>
          </w:rPr>
          <w:t>boleh</w:t>
        </w:r>
      </w:ins>
      <w:ins w:id="206" w:author="user" w:date="2017-04-28T15:42:00Z">
        <w:r w:rsidR="000D58DF">
          <w:rPr>
            <w:b/>
            <w:highlight w:val="yellow"/>
          </w:rPr>
          <w:t xml:space="preserve"> </w:t>
        </w:r>
      </w:ins>
      <w:ins w:id="207" w:author="Welly Jotam" w:date="2017-04-28T09:45:00Z">
        <w:r w:rsidR="000F025A">
          <w:rPr>
            <w:b/>
            <w:highlight w:val="yellow"/>
          </w:rPr>
          <w:t>ditambah/dikurangi</w:t>
        </w:r>
      </w:ins>
      <w:ins w:id="208" w:author="Welly Jotam" w:date="2017-04-28T09:29:00Z">
        <w:r w:rsidRPr="00260B46">
          <w:rPr>
            <w:b/>
            <w:highlight w:val="yellow"/>
            <w:rPrChange w:id="209" w:author="Welly Jotam" w:date="2017-04-28T09:29:00Z">
              <w:rPr>
                <w:b/>
              </w:rPr>
            </w:rPrChange>
          </w:rPr>
          <w:t>)</w:t>
        </w:r>
      </w:ins>
    </w:p>
    <w:p w:rsidR="00000000" w:rsidRDefault="00260B46">
      <w:pPr>
        <w:pStyle w:val="ListParagraph"/>
        <w:numPr>
          <w:ilvl w:val="0"/>
          <w:numId w:val="5"/>
        </w:numPr>
        <w:rPr>
          <w:ins w:id="210" w:author="Welly Jotam" w:date="2017-04-28T09:33:00Z"/>
          <w:highlight w:val="yellow"/>
          <w:rPrChange w:id="211" w:author="Welly Jotam" w:date="2017-04-28T09:35:00Z">
            <w:rPr>
              <w:ins w:id="212" w:author="Welly Jotam" w:date="2017-04-28T09:33:00Z"/>
              <w:b/>
              <w:highlight w:val="yellow"/>
            </w:rPr>
          </w:rPrChange>
        </w:rPr>
        <w:pPrChange w:id="213" w:author="Welly Jotam" w:date="2017-04-28T09:32:00Z">
          <w:pPr>
            <w:pStyle w:val="ListParagraph"/>
            <w:numPr>
              <w:numId w:val="3"/>
            </w:numPr>
            <w:ind w:hanging="360"/>
          </w:pPr>
        </w:pPrChange>
      </w:pPr>
      <w:ins w:id="214" w:author="Welly Jotam" w:date="2017-04-28T09:33:00Z">
        <w:r w:rsidRPr="00260B46">
          <w:rPr>
            <w:highlight w:val="yellow"/>
            <w:rPrChange w:id="215" w:author="Welly Jotam" w:date="2017-04-28T09:35:00Z">
              <w:rPr>
                <w:b/>
                <w:highlight w:val="yellow"/>
              </w:rPr>
            </w:rPrChange>
          </w:rPr>
          <w:t>In Scope</w:t>
        </w:r>
      </w:ins>
      <w:ins w:id="216" w:author="Welly Jotam" w:date="2017-04-28T09:44:00Z">
        <w:r w:rsidR="000F025A">
          <w:rPr>
            <w:highlight w:val="yellow"/>
          </w:rPr>
          <w:t xml:space="preserve"> (mana yang in scope danbila in-scope, sepertiapa</w:t>
        </w:r>
      </w:ins>
      <w:ins w:id="217" w:author="Welly Jotam" w:date="2017-04-28T09:45:00Z">
        <w:r w:rsidR="000F025A">
          <w:rPr>
            <w:highlight w:val="yellow"/>
          </w:rPr>
          <w:t>detilnya)</w:t>
        </w:r>
      </w:ins>
    </w:p>
    <w:p w:rsidR="00000000" w:rsidRDefault="00260B46">
      <w:pPr>
        <w:pStyle w:val="ListParagraph"/>
        <w:numPr>
          <w:ilvl w:val="1"/>
          <w:numId w:val="5"/>
        </w:numPr>
        <w:rPr>
          <w:ins w:id="218" w:author="Welly Jotam" w:date="2017-04-28T09:38:00Z"/>
          <w:highlight w:val="yellow"/>
        </w:rPr>
        <w:pPrChange w:id="219" w:author="Welly Jotam" w:date="2017-04-28T09:33:00Z">
          <w:pPr>
            <w:pStyle w:val="ListParagraph"/>
            <w:numPr>
              <w:numId w:val="3"/>
            </w:numPr>
            <w:ind w:hanging="360"/>
          </w:pPr>
        </w:pPrChange>
      </w:pPr>
      <w:ins w:id="220" w:author="Welly Jotam" w:date="2017-04-28T09:34:00Z">
        <w:r w:rsidRPr="00260B46">
          <w:rPr>
            <w:highlight w:val="yellow"/>
            <w:rPrChange w:id="221" w:author="Welly Jotam" w:date="2017-04-28T09:35:00Z">
              <w:rPr>
                <w:b/>
                <w:highlight w:val="yellow"/>
              </w:rPr>
            </w:rPrChange>
          </w:rPr>
          <w:t>Setup dankonfigurasi software di development</w:t>
        </w:r>
      </w:ins>
      <w:ins w:id="222" w:author="Welly Jotam" w:date="2017-04-28T09:38:00Z">
        <w:r w:rsidR="00812B14">
          <w:rPr>
            <w:highlight w:val="yellow"/>
          </w:rPr>
          <w:t>?</w:t>
        </w:r>
      </w:ins>
    </w:p>
    <w:p w:rsidR="00000000" w:rsidRDefault="00812B14">
      <w:pPr>
        <w:pStyle w:val="ListParagraph"/>
        <w:numPr>
          <w:ilvl w:val="1"/>
          <w:numId w:val="5"/>
        </w:numPr>
        <w:rPr>
          <w:ins w:id="223" w:author="Welly Jotam" w:date="2017-04-28T09:39:00Z"/>
          <w:highlight w:val="yellow"/>
        </w:rPr>
        <w:pPrChange w:id="224" w:author="Welly Jotam" w:date="2017-04-28T09:33:00Z">
          <w:pPr>
            <w:pStyle w:val="ListParagraph"/>
            <w:numPr>
              <w:numId w:val="3"/>
            </w:numPr>
            <w:ind w:hanging="360"/>
          </w:pPr>
        </w:pPrChange>
      </w:pPr>
      <w:ins w:id="225" w:author="Welly Jotam" w:date="2017-04-28T09:38:00Z">
        <w:r>
          <w:rPr>
            <w:highlight w:val="yellow"/>
          </w:rPr>
          <w:t>Performance Test?</w:t>
        </w:r>
      </w:ins>
    </w:p>
    <w:p w:rsidR="00000000" w:rsidRDefault="00812B14">
      <w:pPr>
        <w:pStyle w:val="ListParagraph"/>
        <w:numPr>
          <w:ilvl w:val="1"/>
          <w:numId w:val="5"/>
        </w:numPr>
        <w:rPr>
          <w:ins w:id="226" w:author="Welly Jotam" w:date="2017-04-28T09:39:00Z"/>
          <w:highlight w:val="yellow"/>
        </w:rPr>
        <w:pPrChange w:id="227" w:author="Welly Jotam" w:date="2017-04-28T09:33:00Z">
          <w:pPr>
            <w:pStyle w:val="ListParagraph"/>
            <w:numPr>
              <w:numId w:val="3"/>
            </w:numPr>
            <w:ind w:hanging="360"/>
          </w:pPr>
        </w:pPrChange>
      </w:pPr>
      <w:ins w:id="228" w:author="Welly Jotam" w:date="2017-04-28T09:39:00Z">
        <w:r>
          <w:rPr>
            <w:highlight w:val="yellow"/>
          </w:rPr>
          <w:t>Security Test?</w:t>
        </w:r>
      </w:ins>
    </w:p>
    <w:p w:rsidR="00000000" w:rsidRDefault="00812B14">
      <w:pPr>
        <w:pStyle w:val="ListParagraph"/>
        <w:numPr>
          <w:ilvl w:val="1"/>
          <w:numId w:val="5"/>
        </w:numPr>
        <w:rPr>
          <w:ins w:id="229" w:author="Welly Jotam" w:date="2017-04-28T09:39:00Z"/>
          <w:highlight w:val="yellow"/>
        </w:rPr>
        <w:pPrChange w:id="230" w:author="Welly Jotam" w:date="2017-04-28T09:33:00Z">
          <w:pPr>
            <w:pStyle w:val="ListParagraph"/>
            <w:numPr>
              <w:numId w:val="3"/>
            </w:numPr>
            <w:ind w:hanging="360"/>
          </w:pPr>
        </w:pPrChange>
      </w:pPr>
      <w:ins w:id="231" w:author="Welly Jotam" w:date="2017-04-28T09:39:00Z">
        <w:r>
          <w:rPr>
            <w:highlight w:val="yellow"/>
          </w:rPr>
          <w:t>Training Session?</w:t>
        </w:r>
      </w:ins>
    </w:p>
    <w:p w:rsidR="00000000" w:rsidRDefault="00812B14">
      <w:pPr>
        <w:pStyle w:val="ListParagraph"/>
        <w:numPr>
          <w:ilvl w:val="1"/>
          <w:numId w:val="5"/>
        </w:numPr>
        <w:rPr>
          <w:ins w:id="232" w:author="user" w:date="2017-04-28T11:38:00Z"/>
          <w:highlight w:val="yellow"/>
        </w:rPr>
        <w:pPrChange w:id="233" w:author="Welly Jotam" w:date="2017-04-28T09:33:00Z">
          <w:pPr>
            <w:pStyle w:val="ListParagraph"/>
            <w:numPr>
              <w:numId w:val="3"/>
            </w:numPr>
            <w:ind w:hanging="360"/>
          </w:pPr>
        </w:pPrChange>
      </w:pPr>
      <w:ins w:id="234" w:author="Welly Jotam" w:date="2017-04-28T09:39:00Z">
        <w:r>
          <w:rPr>
            <w:highlight w:val="yellow"/>
          </w:rPr>
          <w:t>Deployment Server?</w:t>
        </w:r>
      </w:ins>
    </w:p>
    <w:p w:rsidR="001A710C" w:rsidRDefault="004C329C" w:rsidP="001A710C">
      <w:pPr>
        <w:pStyle w:val="ListParagraph"/>
        <w:ind w:left="1800"/>
        <w:rPr>
          <w:ins w:id="235" w:author="Welly Jotam" w:date="2017-04-28T09:39:00Z"/>
          <w:highlight w:val="yellow"/>
        </w:rPr>
        <w:pPrChange w:id="236" w:author="user" w:date="2017-04-28T11:38:00Z">
          <w:pPr>
            <w:pStyle w:val="ListParagraph"/>
            <w:numPr>
              <w:numId w:val="3"/>
            </w:numPr>
            <w:ind w:hanging="360"/>
          </w:pPr>
        </w:pPrChange>
      </w:pPr>
      <w:ins w:id="237" w:author="user" w:date="2017-04-28T11:39:00Z">
        <w:r>
          <w:rPr>
            <w:highlight w:val="yellow"/>
          </w:rPr>
          <w:t xml:space="preserve">Untuk Cloud, </w:t>
        </w:r>
        <w:r>
          <w:rPr>
            <w:highlight w:val="yellow"/>
          </w:rPr>
          <w:t>system</w:t>
        </w:r>
        <w:r>
          <w:rPr>
            <w:highlight w:val="yellow"/>
          </w:rPr>
          <w:t xml:space="preserve"> bisa diinstall melalui web dan </w:t>
        </w:r>
        <w:r w:rsidR="00FF3D08">
          <w:rPr>
            <w:highlight w:val="yellow"/>
          </w:rPr>
          <w:t>Kami lakukan melalui remote</w:t>
        </w:r>
      </w:ins>
    </w:p>
    <w:p w:rsidR="00000000" w:rsidRDefault="00812B14">
      <w:pPr>
        <w:pStyle w:val="ListParagraph"/>
        <w:numPr>
          <w:ilvl w:val="1"/>
          <w:numId w:val="5"/>
        </w:numPr>
        <w:rPr>
          <w:ins w:id="238" w:author="Welly Jotam" w:date="2017-04-28T09:40:00Z"/>
          <w:highlight w:val="yellow"/>
        </w:rPr>
        <w:pPrChange w:id="239" w:author="Welly Jotam" w:date="2017-04-28T09:33:00Z">
          <w:pPr>
            <w:pStyle w:val="ListParagraph"/>
            <w:numPr>
              <w:numId w:val="3"/>
            </w:numPr>
            <w:ind w:hanging="360"/>
          </w:pPr>
        </w:pPrChange>
      </w:pPr>
      <w:ins w:id="240" w:author="Welly Jotam" w:date="2017-04-28T09:39:00Z">
        <w:r>
          <w:rPr>
            <w:highlight w:val="yellow"/>
          </w:rPr>
          <w:t>Deployment di Kendaraan/Unit?</w:t>
        </w:r>
      </w:ins>
      <w:ins w:id="241" w:author="Welly Jotam" w:date="2017-04-28T09:40:00Z">
        <w:r>
          <w:rPr>
            <w:highlight w:val="yellow"/>
          </w:rPr>
          <w:t>Asumsikendaraanbisatersebar di banyakkota/wilayah di seluruh Indonesia. Apakahadabatasanwilayah yang dilayani?</w:t>
        </w:r>
      </w:ins>
    </w:p>
    <w:p w:rsidR="00000000" w:rsidRDefault="00812B14">
      <w:pPr>
        <w:pStyle w:val="ListParagraph"/>
        <w:numPr>
          <w:ilvl w:val="1"/>
          <w:numId w:val="5"/>
        </w:numPr>
        <w:rPr>
          <w:ins w:id="242" w:author="Welly Jotam" w:date="2017-04-28T09:41:00Z"/>
          <w:highlight w:val="yellow"/>
        </w:rPr>
        <w:pPrChange w:id="243" w:author="Welly Jotam" w:date="2017-04-28T09:33:00Z">
          <w:pPr>
            <w:pStyle w:val="ListParagraph"/>
            <w:numPr>
              <w:numId w:val="3"/>
            </w:numPr>
            <w:ind w:hanging="360"/>
          </w:pPr>
        </w:pPrChange>
      </w:pPr>
      <w:ins w:id="244" w:author="Welly Jotam" w:date="2017-04-28T09:40:00Z">
        <w:r>
          <w:rPr>
            <w:highlight w:val="yellow"/>
          </w:rPr>
          <w:t>Bilaada hardware, bagaimanaterkait</w:t>
        </w:r>
      </w:ins>
      <w:ins w:id="245" w:author="Welly Jotam" w:date="2017-04-28T09:43:00Z">
        <w:r>
          <w:rPr>
            <w:highlight w:val="yellow"/>
          </w:rPr>
          <w:t xml:space="preserve">perakitan/assembly/konfigurasi, </w:t>
        </w:r>
      </w:ins>
      <w:ins w:id="246" w:author="Welly Jotam" w:date="2017-04-28T09:41:00Z">
        <w:r>
          <w:rPr>
            <w:highlight w:val="yellow"/>
          </w:rPr>
          <w:t>garansi, maintenance &amp; support, service center, logisticdan warehouse?</w:t>
        </w:r>
      </w:ins>
    </w:p>
    <w:p w:rsidR="00000000" w:rsidRDefault="00812B14">
      <w:pPr>
        <w:pStyle w:val="ListParagraph"/>
        <w:numPr>
          <w:ilvl w:val="1"/>
          <w:numId w:val="5"/>
        </w:numPr>
        <w:rPr>
          <w:ins w:id="247" w:author="user" w:date="2017-04-28T11:38:00Z"/>
          <w:highlight w:val="yellow"/>
        </w:rPr>
        <w:pPrChange w:id="248" w:author="Welly Jotam" w:date="2017-04-28T09:33:00Z">
          <w:pPr>
            <w:pStyle w:val="ListParagraph"/>
            <w:numPr>
              <w:numId w:val="3"/>
            </w:numPr>
            <w:ind w:hanging="360"/>
          </w:pPr>
        </w:pPrChange>
      </w:pPr>
      <w:ins w:id="249" w:author="Welly Jotam" w:date="2017-04-28T09:41:00Z">
        <w:r>
          <w:rPr>
            <w:highlight w:val="yellow"/>
          </w:rPr>
          <w:t>Support center/customer service</w:t>
        </w:r>
      </w:ins>
      <w:ins w:id="250" w:author="Welly Jotam" w:date="2017-04-28T09:42:00Z">
        <w:r>
          <w:rPr>
            <w:highlight w:val="yellow"/>
          </w:rPr>
          <w:t>/hot line/ticketing system</w:t>
        </w:r>
      </w:ins>
      <w:ins w:id="251" w:author="Welly Jotam" w:date="2017-04-28T09:41:00Z">
        <w:r>
          <w:rPr>
            <w:highlight w:val="yellow"/>
          </w:rPr>
          <w:t>?</w:t>
        </w:r>
      </w:ins>
    </w:p>
    <w:p w:rsidR="00933348" w:rsidRDefault="00933348" w:rsidP="00933348">
      <w:pPr>
        <w:pStyle w:val="ListParagraph"/>
        <w:ind w:left="1800"/>
        <w:rPr>
          <w:ins w:id="252" w:author="Welly Jotam" w:date="2017-04-28T09:35:00Z"/>
          <w:highlight w:val="yellow"/>
        </w:rPr>
        <w:pPrChange w:id="253" w:author="user" w:date="2017-04-28T11:38:00Z">
          <w:pPr>
            <w:pStyle w:val="ListParagraph"/>
            <w:numPr>
              <w:numId w:val="3"/>
            </w:numPr>
            <w:ind w:hanging="360"/>
          </w:pPr>
        </w:pPrChange>
      </w:pPr>
      <w:ins w:id="254" w:author="user" w:date="2017-04-28T11:38:00Z">
        <w:r>
          <w:rPr>
            <w:highlight w:val="yellow"/>
          </w:rPr>
          <w:t>By phone or E-mail</w:t>
        </w:r>
      </w:ins>
    </w:p>
    <w:p w:rsidR="00000000" w:rsidRDefault="00812B14">
      <w:pPr>
        <w:pStyle w:val="ListParagraph"/>
        <w:numPr>
          <w:ilvl w:val="0"/>
          <w:numId w:val="5"/>
        </w:numPr>
        <w:rPr>
          <w:ins w:id="255" w:author="Welly Jotam" w:date="2017-04-28T09:36:00Z"/>
          <w:highlight w:val="yellow"/>
        </w:rPr>
        <w:pPrChange w:id="256" w:author="Welly Jotam" w:date="2017-04-28T09:35:00Z">
          <w:pPr>
            <w:pStyle w:val="ListParagraph"/>
            <w:numPr>
              <w:numId w:val="3"/>
            </w:numPr>
            <w:ind w:hanging="360"/>
          </w:pPr>
        </w:pPrChange>
      </w:pPr>
      <w:ins w:id="257" w:author="Welly Jotam" w:date="2017-04-28T09:36:00Z">
        <w:r>
          <w:rPr>
            <w:highlight w:val="yellow"/>
          </w:rPr>
          <w:t>Assumptions</w:t>
        </w:r>
      </w:ins>
    </w:p>
    <w:p w:rsidR="00000000" w:rsidRDefault="00812B14">
      <w:pPr>
        <w:pStyle w:val="ListParagraph"/>
        <w:numPr>
          <w:ilvl w:val="1"/>
          <w:numId w:val="5"/>
        </w:numPr>
        <w:rPr>
          <w:ins w:id="258" w:author="user" w:date="2017-04-28T11:35:00Z"/>
          <w:highlight w:val="yellow"/>
        </w:rPr>
        <w:pPrChange w:id="259" w:author="Welly Jotam" w:date="2017-04-28T09:36:00Z">
          <w:pPr>
            <w:pStyle w:val="ListParagraph"/>
            <w:numPr>
              <w:numId w:val="3"/>
            </w:numPr>
            <w:ind w:hanging="360"/>
          </w:pPr>
        </w:pPrChange>
      </w:pPr>
      <w:ins w:id="260" w:author="Welly Jotam" w:date="2017-04-28T09:36:00Z">
        <w:r>
          <w:rPr>
            <w:highlight w:val="yellow"/>
          </w:rPr>
          <w:t>Siapa yang setup hardware server</w:t>
        </w:r>
      </w:ins>
    </w:p>
    <w:p w:rsidR="00AE62FE" w:rsidRDefault="00AE62FE" w:rsidP="00AE62FE">
      <w:pPr>
        <w:pStyle w:val="ListParagraph"/>
        <w:ind w:left="1800"/>
        <w:rPr>
          <w:ins w:id="261" w:author="Welly Jotam" w:date="2017-04-28T09:36:00Z"/>
          <w:highlight w:val="yellow"/>
        </w:rPr>
        <w:pPrChange w:id="262" w:author="user" w:date="2017-04-28T11:35:00Z">
          <w:pPr>
            <w:pStyle w:val="ListParagraph"/>
            <w:numPr>
              <w:numId w:val="3"/>
            </w:numPr>
            <w:ind w:hanging="360"/>
          </w:pPr>
        </w:pPrChange>
      </w:pPr>
      <w:ins w:id="263" w:author="user" w:date="2017-04-28T11:35:00Z">
        <w:r>
          <w:rPr>
            <w:highlight w:val="yellow"/>
          </w:rPr>
          <w:t>Team surabaya</w:t>
        </w:r>
      </w:ins>
    </w:p>
    <w:p w:rsidR="00000000" w:rsidRDefault="00812B14">
      <w:pPr>
        <w:pStyle w:val="ListParagraph"/>
        <w:numPr>
          <w:ilvl w:val="1"/>
          <w:numId w:val="5"/>
        </w:numPr>
        <w:rPr>
          <w:ins w:id="264" w:author="user" w:date="2017-04-28T11:35:00Z"/>
          <w:highlight w:val="yellow"/>
        </w:rPr>
        <w:pPrChange w:id="265" w:author="Welly Jotam" w:date="2017-04-28T09:36:00Z">
          <w:pPr>
            <w:pStyle w:val="ListParagraph"/>
            <w:numPr>
              <w:numId w:val="3"/>
            </w:numPr>
            <w:ind w:hanging="360"/>
          </w:pPr>
        </w:pPrChange>
      </w:pPr>
      <w:ins w:id="266" w:author="Welly Jotam" w:date="2017-04-28T09:36:00Z">
        <w:r>
          <w:rPr>
            <w:highlight w:val="yellow"/>
          </w:rPr>
          <w:t>Siapa yang setup OS dan service pendukung</w:t>
        </w:r>
      </w:ins>
    </w:p>
    <w:p w:rsidR="00AE62FE" w:rsidRDefault="00AE62FE" w:rsidP="00AE62FE">
      <w:pPr>
        <w:pStyle w:val="ListParagraph"/>
        <w:ind w:left="1800"/>
        <w:rPr>
          <w:ins w:id="267" w:author="Welly Jotam" w:date="2017-04-28T09:36:00Z"/>
          <w:highlight w:val="yellow"/>
        </w:rPr>
        <w:pPrChange w:id="268" w:author="user" w:date="2017-04-28T11:35:00Z">
          <w:pPr>
            <w:pStyle w:val="ListParagraph"/>
            <w:numPr>
              <w:numId w:val="3"/>
            </w:numPr>
            <w:ind w:hanging="360"/>
          </w:pPr>
        </w:pPrChange>
      </w:pPr>
      <w:ins w:id="269" w:author="user" w:date="2017-04-28T11:35:00Z">
        <w:r>
          <w:rPr>
            <w:highlight w:val="yellow"/>
          </w:rPr>
          <w:t>Team surabaya</w:t>
        </w:r>
      </w:ins>
    </w:p>
    <w:p w:rsidR="00000000" w:rsidRDefault="00812B14">
      <w:pPr>
        <w:pStyle w:val="ListParagraph"/>
        <w:numPr>
          <w:ilvl w:val="1"/>
          <w:numId w:val="5"/>
        </w:numPr>
        <w:rPr>
          <w:ins w:id="270" w:author="user" w:date="2017-04-28T11:36:00Z"/>
          <w:highlight w:val="yellow"/>
        </w:rPr>
        <w:pPrChange w:id="271" w:author="Welly Jotam" w:date="2017-04-28T09:36:00Z">
          <w:pPr>
            <w:pStyle w:val="ListParagraph"/>
            <w:numPr>
              <w:numId w:val="3"/>
            </w:numPr>
            <w:ind w:hanging="360"/>
          </w:pPr>
        </w:pPrChange>
      </w:pPr>
      <w:ins w:id="272" w:author="Welly Jotam" w:date="2017-04-28T09:36:00Z">
        <w:r>
          <w:rPr>
            <w:highlight w:val="yellow"/>
          </w:rPr>
          <w:t>Bagaimanabiladiperlukan license tambahan</w:t>
        </w:r>
      </w:ins>
    </w:p>
    <w:p w:rsidR="00C85453" w:rsidRDefault="00231016" w:rsidP="00C85453">
      <w:pPr>
        <w:pStyle w:val="ListParagraph"/>
        <w:ind w:left="1800"/>
        <w:rPr>
          <w:ins w:id="273" w:author="Welly Jotam" w:date="2017-04-28T09:36:00Z"/>
          <w:highlight w:val="yellow"/>
        </w:rPr>
        <w:pPrChange w:id="274" w:author="user" w:date="2017-04-28T11:36:00Z">
          <w:pPr>
            <w:pStyle w:val="ListParagraph"/>
            <w:numPr>
              <w:numId w:val="3"/>
            </w:numPr>
            <w:ind w:hanging="360"/>
          </w:pPr>
        </w:pPrChange>
      </w:pPr>
      <w:ins w:id="275" w:author="user" w:date="2017-04-28T11:36:00Z">
        <w:r>
          <w:rPr>
            <w:highlight w:val="yellow"/>
          </w:rPr>
          <w:t xml:space="preserve">Kami menggunakan aplikasi opensource (Java, PHP, JQuery) dan Linux sebagai </w:t>
        </w:r>
        <w:r>
          <w:rPr>
            <w:highlight w:val="yellow"/>
          </w:rPr>
          <w:t>system</w:t>
        </w:r>
        <w:r>
          <w:rPr>
            <w:highlight w:val="yellow"/>
          </w:rPr>
          <w:t xml:space="preserve"> operasi, kecuali jika nanti </w:t>
        </w:r>
      </w:ins>
      <w:ins w:id="276" w:author="user" w:date="2017-04-28T11:37:00Z">
        <w:r>
          <w:rPr>
            <w:highlight w:val="yellow"/>
          </w:rPr>
          <w:t xml:space="preserve">menggunakan </w:t>
        </w:r>
        <w:r w:rsidR="007815B2">
          <w:rPr>
            <w:highlight w:val="yellow"/>
          </w:rPr>
          <w:t>OS window akan kami bebankan ke customer</w:t>
        </w:r>
      </w:ins>
    </w:p>
    <w:p w:rsidR="00000000" w:rsidRDefault="00812B14">
      <w:pPr>
        <w:pStyle w:val="ListParagraph"/>
        <w:numPr>
          <w:ilvl w:val="1"/>
          <w:numId w:val="5"/>
        </w:numPr>
        <w:rPr>
          <w:ins w:id="277" w:author="user" w:date="2017-04-28T11:37:00Z"/>
          <w:highlight w:val="yellow"/>
        </w:rPr>
        <w:pPrChange w:id="278" w:author="Welly Jotam" w:date="2017-04-28T09:36:00Z">
          <w:pPr>
            <w:pStyle w:val="ListParagraph"/>
            <w:numPr>
              <w:numId w:val="3"/>
            </w:numPr>
            <w:ind w:hanging="360"/>
          </w:pPr>
        </w:pPrChange>
      </w:pPr>
      <w:ins w:id="279" w:author="Welly Jotam" w:date="2017-04-28T09:36:00Z">
        <w:r>
          <w:rPr>
            <w:highlight w:val="yellow"/>
          </w:rPr>
          <w:t>Bagaimanamengenai hardening (system security)</w:t>
        </w:r>
      </w:ins>
    </w:p>
    <w:p w:rsidR="00625A7A" w:rsidRDefault="000B3398" w:rsidP="00625A7A">
      <w:pPr>
        <w:pStyle w:val="ListParagraph"/>
        <w:ind w:left="1800"/>
        <w:rPr>
          <w:ins w:id="280" w:author="Welly Jotam" w:date="2017-04-28T09:36:00Z"/>
          <w:highlight w:val="yellow"/>
        </w:rPr>
        <w:pPrChange w:id="281" w:author="user" w:date="2017-04-28T11:37:00Z">
          <w:pPr>
            <w:pStyle w:val="ListParagraph"/>
            <w:numPr>
              <w:numId w:val="3"/>
            </w:numPr>
            <w:ind w:hanging="360"/>
          </w:pPr>
        </w:pPrChange>
      </w:pPr>
      <w:ins w:id="282" w:author="user" w:date="2017-04-28T11:37:00Z">
        <w:r>
          <w:rPr>
            <w:highlight w:val="yellow"/>
          </w:rPr>
          <w:t xml:space="preserve">Solusi kami menggunakan server backup, yang </w:t>
        </w:r>
        <w:r w:rsidR="0020507E">
          <w:rPr>
            <w:highlight w:val="yellow"/>
          </w:rPr>
          <w:t>setiap interval waktu tertentu melakukan proses backup</w:t>
        </w:r>
      </w:ins>
    </w:p>
    <w:p w:rsidR="00000000" w:rsidRDefault="00812B14">
      <w:pPr>
        <w:pStyle w:val="ListParagraph"/>
        <w:numPr>
          <w:ilvl w:val="0"/>
          <w:numId w:val="5"/>
        </w:numPr>
        <w:rPr>
          <w:ins w:id="283" w:author="Welly Jotam" w:date="2017-04-28T09:36:00Z"/>
          <w:highlight w:val="yellow"/>
        </w:rPr>
        <w:pPrChange w:id="284" w:author="Welly Jotam" w:date="2017-04-28T09:36:00Z">
          <w:pPr>
            <w:pStyle w:val="ListParagraph"/>
            <w:numPr>
              <w:numId w:val="3"/>
            </w:numPr>
            <w:ind w:hanging="360"/>
          </w:pPr>
        </w:pPrChange>
      </w:pPr>
      <w:ins w:id="285" w:author="Welly Jotam" w:date="2017-04-28T09:36:00Z">
        <w:r>
          <w:rPr>
            <w:highlight w:val="yellow"/>
          </w:rPr>
          <w:t>Deliverables</w:t>
        </w:r>
      </w:ins>
    </w:p>
    <w:p w:rsidR="00000000" w:rsidRDefault="00812B14">
      <w:pPr>
        <w:pStyle w:val="ListParagraph"/>
        <w:numPr>
          <w:ilvl w:val="1"/>
          <w:numId w:val="5"/>
        </w:numPr>
        <w:rPr>
          <w:ins w:id="286" w:author="Welly Jotam" w:date="2017-04-28T09:37:00Z"/>
          <w:highlight w:val="yellow"/>
        </w:rPr>
        <w:pPrChange w:id="287" w:author="Welly Jotam" w:date="2017-04-28T09:37:00Z">
          <w:pPr>
            <w:pStyle w:val="ListParagraph"/>
            <w:numPr>
              <w:numId w:val="3"/>
            </w:numPr>
            <w:ind w:hanging="360"/>
          </w:pPr>
        </w:pPrChange>
      </w:pPr>
      <w:ins w:id="288" w:author="Welly Jotam" w:date="2017-04-28T09:37:00Z">
        <w:r>
          <w:rPr>
            <w:highlight w:val="yellow"/>
          </w:rPr>
          <w:t>Berita Acara?</w:t>
        </w:r>
      </w:ins>
    </w:p>
    <w:p w:rsidR="00000000" w:rsidRDefault="00812B14">
      <w:pPr>
        <w:pStyle w:val="ListParagraph"/>
        <w:numPr>
          <w:ilvl w:val="1"/>
          <w:numId w:val="5"/>
        </w:numPr>
        <w:rPr>
          <w:ins w:id="289" w:author="user" w:date="2017-04-28T11:38:00Z"/>
          <w:highlight w:val="yellow"/>
        </w:rPr>
        <w:pPrChange w:id="290" w:author="Welly Jotam" w:date="2017-04-28T09:37:00Z">
          <w:pPr>
            <w:pStyle w:val="ListParagraph"/>
            <w:numPr>
              <w:numId w:val="3"/>
            </w:numPr>
            <w:ind w:hanging="360"/>
          </w:pPr>
        </w:pPrChange>
      </w:pPr>
      <w:ins w:id="291" w:author="Welly Jotam" w:date="2017-04-28T09:37:00Z">
        <w:r>
          <w:rPr>
            <w:highlight w:val="yellow"/>
          </w:rPr>
          <w:t>Dokumentasi?</w:t>
        </w:r>
      </w:ins>
    </w:p>
    <w:p w:rsidR="00821229" w:rsidRDefault="00821229" w:rsidP="00821229">
      <w:pPr>
        <w:pStyle w:val="ListParagraph"/>
        <w:ind w:left="1800"/>
        <w:rPr>
          <w:ins w:id="292" w:author="Welly Jotam" w:date="2017-04-28T09:37:00Z"/>
          <w:highlight w:val="yellow"/>
        </w:rPr>
        <w:pPrChange w:id="293" w:author="user" w:date="2017-04-28T11:38:00Z">
          <w:pPr>
            <w:pStyle w:val="ListParagraph"/>
            <w:numPr>
              <w:numId w:val="3"/>
            </w:numPr>
            <w:ind w:hanging="360"/>
          </w:pPr>
        </w:pPrChange>
      </w:pPr>
      <w:ins w:id="294" w:author="user" w:date="2017-04-28T11:38:00Z">
        <w:r>
          <w:rPr>
            <w:highlight w:val="yellow"/>
          </w:rPr>
          <w:t>Kami sediakan mulai proses installasi server hingga penggunakan aplikasi web</w:t>
        </w:r>
      </w:ins>
    </w:p>
    <w:p w:rsidR="00000000" w:rsidRDefault="00812B14">
      <w:pPr>
        <w:pStyle w:val="ListParagraph"/>
        <w:numPr>
          <w:ilvl w:val="1"/>
          <w:numId w:val="5"/>
        </w:numPr>
        <w:rPr>
          <w:ins w:id="295" w:author="Welly Jotam" w:date="2017-04-28T09:37:00Z"/>
          <w:highlight w:val="yellow"/>
        </w:rPr>
        <w:pPrChange w:id="296" w:author="Welly Jotam" w:date="2017-04-28T09:37:00Z">
          <w:pPr>
            <w:pStyle w:val="ListParagraph"/>
            <w:numPr>
              <w:numId w:val="3"/>
            </w:numPr>
            <w:ind w:hanging="360"/>
          </w:pPr>
        </w:pPrChange>
      </w:pPr>
      <w:ins w:id="297" w:author="Welly Jotam" w:date="2017-04-28T09:37:00Z">
        <w:r>
          <w:rPr>
            <w:highlight w:val="yellow"/>
          </w:rPr>
          <w:t>Training Material?</w:t>
        </w:r>
      </w:ins>
    </w:p>
    <w:p w:rsidR="00000000" w:rsidRDefault="00812B14">
      <w:pPr>
        <w:pStyle w:val="ListParagraph"/>
        <w:numPr>
          <w:ilvl w:val="1"/>
          <w:numId w:val="5"/>
        </w:numPr>
        <w:rPr>
          <w:ins w:id="298" w:author="Welly Jotam" w:date="2017-04-28T09:28:00Z"/>
          <w:highlight w:val="yellow"/>
          <w:rPrChange w:id="299" w:author="Welly Jotam" w:date="2017-04-28T09:41:00Z">
            <w:rPr>
              <w:ins w:id="300" w:author="Welly Jotam" w:date="2017-04-28T09:28:00Z"/>
              <w:b/>
            </w:rPr>
          </w:rPrChange>
        </w:rPr>
        <w:pPrChange w:id="301" w:author="Welly Jotam" w:date="2017-04-28T09:41:00Z">
          <w:pPr>
            <w:pStyle w:val="ListParagraph"/>
            <w:numPr>
              <w:numId w:val="3"/>
            </w:numPr>
            <w:ind w:hanging="360"/>
          </w:pPr>
        </w:pPrChange>
      </w:pPr>
      <w:ins w:id="302" w:author="Welly Jotam" w:date="2017-04-28T09:39:00Z">
        <w:r>
          <w:rPr>
            <w:highlight w:val="yellow"/>
          </w:rPr>
          <w:t>Hardware?</w:t>
        </w:r>
      </w:ins>
    </w:p>
    <w:p w:rsidR="00065E8E" w:rsidRPr="001C7F35" w:rsidRDefault="00E6218A" w:rsidP="006E402E">
      <w:pPr>
        <w:pStyle w:val="ListParagraph"/>
        <w:numPr>
          <w:ilvl w:val="0"/>
          <w:numId w:val="3"/>
        </w:numPr>
        <w:rPr>
          <w:b/>
        </w:rPr>
      </w:pPr>
      <w:r w:rsidRPr="001C7F35">
        <w:rPr>
          <w:b/>
        </w:rPr>
        <w:t>Penutup</w:t>
      </w:r>
    </w:p>
    <w:p w:rsidR="00DC006C" w:rsidRDefault="00DC006C" w:rsidP="00DC006C">
      <w:pPr>
        <w:pStyle w:val="ListParagraph"/>
      </w:pPr>
      <w:r>
        <w:t>Semogainformasiinibisamenjadibahanpertimbangandalammembangun system monitoring armada.</w:t>
      </w:r>
    </w:p>
    <w:sectPr w:rsidR="00DC006C" w:rsidSect="00C95E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807D0" w:rsidRDefault="00B807D0" w:rsidP="00C95EB6">
      <w:pPr>
        <w:spacing w:after="0" w:line="240" w:lineRule="auto"/>
      </w:pPr>
      <w:r>
        <w:separator/>
      </w:r>
    </w:p>
  </w:endnote>
  <w:endnote w:type="continuationSeparator" w:id="1">
    <w:p w:rsidR="00B807D0" w:rsidRDefault="00B807D0" w:rsidP="00C95E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807D0" w:rsidRDefault="00B807D0" w:rsidP="00C95EB6">
      <w:pPr>
        <w:spacing w:after="0" w:line="240" w:lineRule="auto"/>
      </w:pPr>
      <w:r>
        <w:separator/>
      </w:r>
    </w:p>
  </w:footnote>
  <w:footnote w:type="continuationSeparator" w:id="1">
    <w:p w:rsidR="00B807D0" w:rsidRDefault="00B807D0" w:rsidP="00C95E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E7567B"/>
    <w:multiLevelType w:val="multilevel"/>
    <w:tmpl w:val="A670C2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>
    <w:nsid w:val="38107BE2"/>
    <w:multiLevelType w:val="hybridMultilevel"/>
    <w:tmpl w:val="3AA087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D53ACE"/>
    <w:multiLevelType w:val="hybridMultilevel"/>
    <w:tmpl w:val="6BF865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481E5FB2"/>
    <w:multiLevelType w:val="hybridMultilevel"/>
    <w:tmpl w:val="CF22F3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5BDB39D3"/>
    <w:multiLevelType w:val="hybridMultilevel"/>
    <w:tmpl w:val="61FA2A06"/>
    <w:lvl w:ilvl="0" w:tplc="6164AA5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794D5C1D"/>
    <w:multiLevelType w:val="hybridMultilevel"/>
    <w:tmpl w:val="27D43A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5"/>
  </w:num>
  <w:num w:numId="5">
    <w:abstractNumId w:val="2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trackRevisions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037ABB"/>
    <w:rsid w:val="00007516"/>
    <w:rsid w:val="00007C1D"/>
    <w:rsid w:val="00012ED2"/>
    <w:rsid w:val="000139F6"/>
    <w:rsid w:val="00014DC7"/>
    <w:rsid w:val="00024F06"/>
    <w:rsid w:val="00025D3F"/>
    <w:rsid w:val="000332E5"/>
    <w:rsid w:val="00037ABB"/>
    <w:rsid w:val="0004307D"/>
    <w:rsid w:val="00051DCB"/>
    <w:rsid w:val="000578FB"/>
    <w:rsid w:val="00060EF6"/>
    <w:rsid w:val="00063DBA"/>
    <w:rsid w:val="00065309"/>
    <w:rsid w:val="00065366"/>
    <w:rsid w:val="00065E8E"/>
    <w:rsid w:val="000668D4"/>
    <w:rsid w:val="000812C9"/>
    <w:rsid w:val="000841D8"/>
    <w:rsid w:val="00092287"/>
    <w:rsid w:val="0009579F"/>
    <w:rsid w:val="0009665E"/>
    <w:rsid w:val="000A1A53"/>
    <w:rsid w:val="000A5D2A"/>
    <w:rsid w:val="000B0827"/>
    <w:rsid w:val="000B27E3"/>
    <w:rsid w:val="000B3398"/>
    <w:rsid w:val="000B7FB6"/>
    <w:rsid w:val="000C5BB3"/>
    <w:rsid w:val="000D58DF"/>
    <w:rsid w:val="000D748C"/>
    <w:rsid w:val="000D76DC"/>
    <w:rsid w:val="000E3562"/>
    <w:rsid w:val="000E37DF"/>
    <w:rsid w:val="000E4338"/>
    <w:rsid w:val="000E71AA"/>
    <w:rsid w:val="000F025A"/>
    <w:rsid w:val="000F453A"/>
    <w:rsid w:val="000F6388"/>
    <w:rsid w:val="001027B3"/>
    <w:rsid w:val="00112675"/>
    <w:rsid w:val="00114563"/>
    <w:rsid w:val="001152A7"/>
    <w:rsid w:val="001168F8"/>
    <w:rsid w:val="0012035C"/>
    <w:rsid w:val="001252E1"/>
    <w:rsid w:val="00130E26"/>
    <w:rsid w:val="00135C12"/>
    <w:rsid w:val="00136005"/>
    <w:rsid w:val="00136645"/>
    <w:rsid w:val="00141F98"/>
    <w:rsid w:val="00151DDA"/>
    <w:rsid w:val="0015486F"/>
    <w:rsid w:val="001616CA"/>
    <w:rsid w:val="00163418"/>
    <w:rsid w:val="00175701"/>
    <w:rsid w:val="001767ED"/>
    <w:rsid w:val="00181D7D"/>
    <w:rsid w:val="0018436E"/>
    <w:rsid w:val="0019274F"/>
    <w:rsid w:val="001A487B"/>
    <w:rsid w:val="001A4EE0"/>
    <w:rsid w:val="001A52B8"/>
    <w:rsid w:val="001A52FE"/>
    <w:rsid w:val="001A54DD"/>
    <w:rsid w:val="001A710C"/>
    <w:rsid w:val="001B0BD7"/>
    <w:rsid w:val="001C6EFC"/>
    <w:rsid w:val="001C7F35"/>
    <w:rsid w:val="001D0868"/>
    <w:rsid w:val="001D49D2"/>
    <w:rsid w:val="001D7157"/>
    <w:rsid w:val="001F1615"/>
    <w:rsid w:val="001F4357"/>
    <w:rsid w:val="001F4F01"/>
    <w:rsid w:val="001F6478"/>
    <w:rsid w:val="0020067A"/>
    <w:rsid w:val="00204C01"/>
    <w:rsid w:val="0020507E"/>
    <w:rsid w:val="002129CC"/>
    <w:rsid w:val="00213533"/>
    <w:rsid w:val="00213601"/>
    <w:rsid w:val="0021404F"/>
    <w:rsid w:val="00216D21"/>
    <w:rsid w:val="00224087"/>
    <w:rsid w:val="00231016"/>
    <w:rsid w:val="00233F16"/>
    <w:rsid w:val="00240BA3"/>
    <w:rsid w:val="00244F67"/>
    <w:rsid w:val="00251DF9"/>
    <w:rsid w:val="00256E2E"/>
    <w:rsid w:val="00257E24"/>
    <w:rsid w:val="002608E7"/>
    <w:rsid w:val="00260B46"/>
    <w:rsid w:val="0026155F"/>
    <w:rsid w:val="00262B00"/>
    <w:rsid w:val="002651FE"/>
    <w:rsid w:val="00267688"/>
    <w:rsid w:val="00273C6A"/>
    <w:rsid w:val="00275A6C"/>
    <w:rsid w:val="00277DA5"/>
    <w:rsid w:val="002803DA"/>
    <w:rsid w:val="00280BA2"/>
    <w:rsid w:val="00280CC3"/>
    <w:rsid w:val="00286EF8"/>
    <w:rsid w:val="00292926"/>
    <w:rsid w:val="00297DE1"/>
    <w:rsid w:val="002A40E3"/>
    <w:rsid w:val="002B1AC6"/>
    <w:rsid w:val="002B337E"/>
    <w:rsid w:val="002B7C0E"/>
    <w:rsid w:val="002C0679"/>
    <w:rsid w:val="002C21E9"/>
    <w:rsid w:val="002D2091"/>
    <w:rsid w:val="002D3452"/>
    <w:rsid w:val="002D4A8D"/>
    <w:rsid w:val="002E261C"/>
    <w:rsid w:val="002E3EC0"/>
    <w:rsid w:val="002E6A0F"/>
    <w:rsid w:val="003007DC"/>
    <w:rsid w:val="00302E32"/>
    <w:rsid w:val="00307B41"/>
    <w:rsid w:val="00307B94"/>
    <w:rsid w:val="003128E6"/>
    <w:rsid w:val="00314B6A"/>
    <w:rsid w:val="00320983"/>
    <w:rsid w:val="003222D1"/>
    <w:rsid w:val="0032590A"/>
    <w:rsid w:val="003268F8"/>
    <w:rsid w:val="00330258"/>
    <w:rsid w:val="0033374E"/>
    <w:rsid w:val="00336358"/>
    <w:rsid w:val="00336CE8"/>
    <w:rsid w:val="00347A06"/>
    <w:rsid w:val="003504FE"/>
    <w:rsid w:val="003520A9"/>
    <w:rsid w:val="00353ADA"/>
    <w:rsid w:val="003654DE"/>
    <w:rsid w:val="00367091"/>
    <w:rsid w:val="00367C88"/>
    <w:rsid w:val="00371800"/>
    <w:rsid w:val="00372A58"/>
    <w:rsid w:val="00374BE1"/>
    <w:rsid w:val="00376C6F"/>
    <w:rsid w:val="00377166"/>
    <w:rsid w:val="003A3347"/>
    <w:rsid w:val="003A43F5"/>
    <w:rsid w:val="003B2323"/>
    <w:rsid w:val="003B472A"/>
    <w:rsid w:val="003C47F7"/>
    <w:rsid w:val="003C7099"/>
    <w:rsid w:val="003D0C82"/>
    <w:rsid w:val="003D73AF"/>
    <w:rsid w:val="003E286D"/>
    <w:rsid w:val="003F36BA"/>
    <w:rsid w:val="003F4009"/>
    <w:rsid w:val="004076FC"/>
    <w:rsid w:val="00412912"/>
    <w:rsid w:val="00416026"/>
    <w:rsid w:val="00417C6A"/>
    <w:rsid w:val="00422980"/>
    <w:rsid w:val="0042397A"/>
    <w:rsid w:val="0042509D"/>
    <w:rsid w:val="00425DA6"/>
    <w:rsid w:val="0042615F"/>
    <w:rsid w:val="004279E1"/>
    <w:rsid w:val="00427EEE"/>
    <w:rsid w:val="00441D6C"/>
    <w:rsid w:val="004421EA"/>
    <w:rsid w:val="00443411"/>
    <w:rsid w:val="0044350D"/>
    <w:rsid w:val="004454AB"/>
    <w:rsid w:val="00447DBB"/>
    <w:rsid w:val="004555F4"/>
    <w:rsid w:val="00460A28"/>
    <w:rsid w:val="0046284F"/>
    <w:rsid w:val="0047248E"/>
    <w:rsid w:val="00476FBB"/>
    <w:rsid w:val="00492CA1"/>
    <w:rsid w:val="004962D7"/>
    <w:rsid w:val="004965D7"/>
    <w:rsid w:val="004B1A17"/>
    <w:rsid w:val="004B1D13"/>
    <w:rsid w:val="004B2114"/>
    <w:rsid w:val="004B488C"/>
    <w:rsid w:val="004B637A"/>
    <w:rsid w:val="004B781A"/>
    <w:rsid w:val="004C329C"/>
    <w:rsid w:val="004C6868"/>
    <w:rsid w:val="004D34CB"/>
    <w:rsid w:val="004D3F9A"/>
    <w:rsid w:val="004D4CCF"/>
    <w:rsid w:val="004D67C6"/>
    <w:rsid w:val="00504628"/>
    <w:rsid w:val="00510C8D"/>
    <w:rsid w:val="0051575C"/>
    <w:rsid w:val="005164B9"/>
    <w:rsid w:val="00523485"/>
    <w:rsid w:val="00527D88"/>
    <w:rsid w:val="00546B34"/>
    <w:rsid w:val="00553A6C"/>
    <w:rsid w:val="005554B4"/>
    <w:rsid w:val="005638D8"/>
    <w:rsid w:val="005647EE"/>
    <w:rsid w:val="00564A74"/>
    <w:rsid w:val="00564B7F"/>
    <w:rsid w:val="005654DC"/>
    <w:rsid w:val="0057136F"/>
    <w:rsid w:val="00575B8A"/>
    <w:rsid w:val="00594A74"/>
    <w:rsid w:val="0059586C"/>
    <w:rsid w:val="005A5049"/>
    <w:rsid w:val="005A51EB"/>
    <w:rsid w:val="005B2B62"/>
    <w:rsid w:val="005C49ED"/>
    <w:rsid w:val="005D102A"/>
    <w:rsid w:val="005D18B4"/>
    <w:rsid w:val="005D3AE9"/>
    <w:rsid w:val="005D3C35"/>
    <w:rsid w:val="005D3F64"/>
    <w:rsid w:val="005E34E7"/>
    <w:rsid w:val="005F181B"/>
    <w:rsid w:val="00600594"/>
    <w:rsid w:val="00600873"/>
    <w:rsid w:val="00601A9A"/>
    <w:rsid w:val="006113D8"/>
    <w:rsid w:val="006174C6"/>
    <w:rsid w:val="0062269A"/>
    <w:rsid w:val="00625A7A"/>
    <w:rsid w:val="00625DE2"/>
    <w:rsid w:val="00640436"/>
    <w:rsid w:val="006429FB"/>
    <w:rsid w:val="00644EBB"/>
    <w:rsid w:val="006452C1"/>
    <w:rsid w:val="00645C37"/>
    <w:rsid w:val="00646888"/>
    <w:rsid w:val="00650D48"/>
    <w:rsid w:val="00651E6E"/>
    <w:rsid w:val="006522C0"/>
    <w:rsid w:val="006538C6"/>
    <w:rsid w:val="0065538C"/>
    <w:rsid w:val="00665E67"/>
    <w:rsid w:val="00666FE1"/>
    <w:rsid w:val="00667A3A"/>
    <w:rsid w:val="00670682"/>
    <w:rsid w:val="0067569D"/>
    <w:rsid w:val="006826EA"/>
    <w:rsid w:val="00686E27"/>
    <w:rsid w:val="00690771"/>
    <w:rsid w:val="0069191F"/>
    <w:rsid w:val="006919FB"/>
    <w:rsid w:val="006942A1"/>
    <w:rsid w:val="00694C54"/>
    <w:rsid w:val="006A0BCE"/>
    <w:rsid w:val="006A2DA2"/>
    <w:rsid w:val="006B394B"/>
    <w:rsid w:val="006B4A61"/>
    <w:rsid w:val="006B4CD1"/>
    <w:rsid w:val="006B6278"/>
    <w:rsid w:val="006C1F79"/>
    <w:rsid w:val="006D6937"/>
    <w:rsid w:val="006D78B6"/>
    <w:rsid w:val="006E402E"/>
    <w:rsid w:val="006E5ED7"/>
    <w:rsid w:val="006F3753"/>
    <w:rsid w:val="00713AE7"/>
    <w:rsid w:val="00720A34"/>
    <w:rsid w:val="00721985"/>
    <w:rsid w:val="007300FE"/>
    <w:rsid w:val="00744736"/>
    <w:rsid w:val="00753585"/>
    <w:rsid w:val="0075423A"/>
    <w:rsid w:val="00770FA7"/>
    <w:rsid w:val="00771A4C"/>
    <w:rsid w:val="00772D5C"/>
    <w:rsid w:val="007815B2"/>
    <w:rsid w:val="007819AF"/>
    <w:rsid w:val="00781B3E"/>
    <w:rsid w:val="00784525"/>
    <w:rsid w:val="00790313"/>
    <w:rsid w:val="0079647F"/>
    <w:rsid w:val="007A6996"/>
    <w:rsid w:val="007B68E2"/>
    <w:rsid w:val="007C40CD"/>
    <w:rsid w:val="007C4576"/>
    <w:rsid w:val="007D14C8"/>
    <w:rsid w:val="007D681C"/>
    <w:rsid w:val="007E3871"/>
    <w:rsid w:val="007E3AC7"/>
    <w:rsid w:val="00805EAC"/>
    <w:rsid w:val="00812B14"/>
    <w:rsid w:val="00812E99"/>
    <w:rsid w:val="00814FA6"/>
    <w:rsid w:val="00815CC8"/>
    <w:rsid w:val="008166D4"/>
    <w:rsid w:val="008174C6"/>
    <w:rsid w:val="00821229"/>
    <w:rsid w:val="00823F32"/>
    <w:rsid w:val="00832E15"/>
    <w:rsid w:val="00841DBA"/>
    <w:rsid w:val="00846E42"/>
    <w:rsid w:val="00854B4D"/>
    <w:rsid w:val="00857B6C"/>
    <w:rsid w:val="00871F67"/>
    <w:rsid w:val="008755CF"/>
    <w:rsid w:val="0087794B"/>
    <w:rsid w:val="00881426"/>
    <w:rsid w:val="00886E29"/>
    <w:rsid w:val="00893792"/>
    <w:rsid w:val="008B3746"/>
    <w:rsid w:val="008B4348"/>
    <w:rsid w:val="008B5AE6"/>
    <w:rsid w:val="008B707E"/>
    <w:rsid w:val="008C47EC"/>
    <w:rsid w:val="008C5F95"/>
    <w:rsid w:val="008D0A15"/>
    <w:rsid w:val="008D1A96"/>
    <w:rsid w:val="008D1E2E"/>
    <w:rsid w:val="008D580B"/>
    <w:rsid w:val="008D6BEB"/>
    <w:rsid w:val="008E619E"/>
    <w:rsid w:val="008E7695"/>
    <w:rsid w:val="008F2B8A"/>
    <w:rsid w:val="008F4557"/>
    <w:rsid w:val="008F51F8"/>
    <w:rsid w:val="00903F3E"/>
    <w:rsid w:val="009102B9"/>
    <w:rsid w:val="00912881"/>
    <w:rsid w:val="00926440"/>
    <w:rsid w:val="00927501"/>
    <w:rsid w:val="00932F86"/>
    <w:rsid w:val="00933348"/>
    <w:rsid w:val="00933FB3"/>
    <w:rsid w:val="00934473"/>
    <w:rsid w:val="00946469"/>
    <w:rsid w:val="00946827"/>
    <w:rsid w:val="00946A72"/>
    <w:rsid w:val="00946F38"/>
    <w:rsid w:val="00950BF3"/>
    <w:rsid w:val="00950EC8"/>
    <w:rsid w:val="00951BA7"/>
    <w:rsid w:val="0095397D"/>
    <w:rsid w:val="009571D7"/>
    <w:rsid w:val="00967E01"/>
    <w:rsid w:val="00973011"/>
    <w:rsid w:val="0097694B"/>
    <w:rsid w:val="009811B7"/>
    <w:rsid w:val="00981B77"/>
    <w:rsid w:val="00984172"/>
    <w:rsid w:val="00985916"/>
    <w:rsid w:val="00990233"/>
    <w:rsid w:val="0099151A"/>
    <w:rsid w:val="009B696C"/>
    <w:rsid w:val="009C29D4"/>
    <w:rsid w:val="009D14F0"/>
    <w:rsid w:val="009D2E67"/>
    <w:rsid w:val="009E0FAD"/>
    <w:rsid w:val="009E21C8"/>
    <w:rsid w:val="009E74DB"/>
    <w:rsid w:val="009F6D1F"/>
    <w:rsid w:val="00A05B95"/>
    <w:rsid w:val="00A10ECA"/>
    <w:rsid w:val="00A1197C"/>
    <w:rsid w:val="00A128A3"/>
    <w:rsid w:val="00A1370F"/>
    <w:rsid w:val="00A253E7"/>
    <w:rsid w:val="00A429C2"/>
    <w:rsid w:val="00A53E5E"/>
    <w:rsid w:val="00A569C0"/>
    <w:rsid w:val="00A63058"/>
    <w:rsid w:val="00A637BA"/>
    <w:rsid w:val="00A72C0B"/>
    <w:rsid w:val="00A84B11"/>
    <w:rsid w:val="00A8651B"/>
    <w:rsid w:val="00A93713"/>
    <w:rsid w:val="00A940CD"/>
    <w:rsid w:val="00A96B68"/>
    <w:rsid w:val="00AA15AA"/>
    <w:rsid w:val="00AB033B"/>
    <w:rsid w:val="00AC00B3"/>
    <w:rsid w:val="00AC0306"/>
    <w:rsid w:val="00AC1D9B"/>
    <w:rsid w:val="00AD1A8B"/>
    <w:rsid w:val="00AD4BFA"/>
    <w:rsid w:val="00AD735F"/>
    <w:rsid w:val="00AE62FE"/>
    <w:rsid w:val="00AF7B4D"/>
    <w:rsid w:val="00B00226"/>
    <w:rsid w:val="00B04769"/>
    <w:rsid w:val="00B16AC1"/>
    <w:rsid w:val="00B21729"/>
    <w:rsid w:val="00B32072"/>
    <w:rsid w:val="00B36C4B"/>
    <w:rsid w:val="00B42C40"/>
    <w:rsid w:val="00B440DA"/>
    <w:rsid w:val="00B45A9A"/>
    <w:rsid w:val="00B45C47"/>
    <w:rsid w:val="00B5710E"/>
    <w:rsid w:val="00B609A9"/>
    <w:rsid w:val="00B60B43"/>
    <w:rsid w:val="00B643F7"/>
    <w:rsid w:val="00B679F2"/>
    <w:rsid w:val="00B74D46"/>
    <w:rsid w:val="00B7772F"/>
    <w:rsid w:val="00B807D0"/>
    <w:rsid w:val="00B8327C"/>
    <w:rsid w:val="00B86A73"/>
    <w:rsid w:val="00B918DF"/>
    <w:rsid w:val="00B94500"/>
    <w:rsid w:val="00B95842"/>
    <w:rsid w:val="00BA7567"/>
    <w:rsid w:val="00BB6839"/>
    <w:rsid w:val="00BC0E9E"/>
    <w:rsid w:val="00BC0EAF"/>
    <w:rsid w:val="00BD10CB"/>
    <w:rsid w:val="00BD4736"/>
    <w:rsid w:val="00BE7629"/>
    <w:rsid w:val="00BF1C42"/>
    <w:rsid w:val="00C00BEF"/>
    <w:rsid w:val="00C0442F"/>
    <w:rsid w:val="00C051E6"/>
    <w:rsid w:val="00C0660C"/>
    <w:rsid w:val="00C12687"/>
    <w:rsid w:val="00C13B34"/>
    <w:rsid w:val="00C14158"/>
    <w:rsid w:val="00C15232"/>
    <w:rsid w:val="00C271F5"/>
    <w:rsid w:val="00C312EB"/>
    <w:rsid w:val="00C3203E"/>
    <w:rsid w:val="00C3442F"/>
    <w:rsid w:val="00C4577A"/>
    <w:rsid w:val="00C46BC2"/>
    <w:rsid w:val="00C46E9D"/>
    <w:rsid w:val="00C51876"/>
    <w:rsid w:val="00C55906"/>
    <w:rsid w:val="00C6642C"/>
    <w:rsid w:val="00C71A8C"/>
    <w:rsid w:val="00C73EC4"/>
    <w:rsid w:val="00C750B4"/>
    <w:rsid w:val="00C85453"/>
    <w:rsid w:val="00C86529"/>
    <w:rsid w:val="00C870A6"/>
    <w:rsid w:val="00C90BF1"/>
    <w:rsid w:val="00C923B6"/>
    <w:rsid w:val="00C93D8C"/>
    <w:rsid w:val="00C95EB6"/>
    <w:rsid w:val="00CA4E98"/>
    <w:rsid w:val="00CB180C"/>
    <w:rsid w:val="00CB59FC"/>
    <w:rsid w:val="00CB6D41"/>
    <w:rsid w:val="00CD00C3"/>
    <w:rsid w:val="00CD074B"/>
    <w:rsid w:val="00CD0EEF"/>
    <w:rsid w:val="00CE4486"/>
    <w:rsid w:val="00CF1483"/>
    <w:rsid w:val="00CF3A1D"/>
    <w:rsid w:val="00CF3AD4"/>
    <w:rsid w:val="00D03EF0"/>
    <w:rsid w:val="00D05192"/>
    <w:rsid w:val="00D062FE"/>
    <w:rsid w:val="00D17AB0"/>
    <w:rsid w:val="00D226EF"/>
    <w:rsid w:val="00D256F6"/>
    <w:rsid w:val="00D2613D"/>
    <w:rsid w:val="00D26BF2"/>
    <w:rsid w:val="00D27F14"/>
    <w:rsid w:val="00D31153"/>
    <w:rsid w:val="00D31386"/>
    <w:rsid w:val="00D40076"/>
    <w:rsid w:val="00D44C04"/>
    <w:rsid w:val="00D53E78"/>
    <w:rsid w:val="00D55898"/>
    <w:rsid w:val="00D55BCC"/>
    <w:rsid w:val="00D56CC7"/>
    <w:rsid w:val="00D729C6"/>
    <w:rsid w:val="00D731D0"/>
    <w:rsid w:val="00D76CEB"/>
    <w:rsid w:val="00D80BF0"/>
    <w:rsid w:val="00D826EA"/>
    <w:rsid w:val="00D84162"/>
    <w:rsid w:val="00D86CF3"/>
    <w:rsid w:val="00D909C4"/>
    <w:rsid w:val="00D96CF5"/>
    <w:rsid w:val="00D976E7"/>
    <w:rsid w:val="00DA4D34"/>
    <w:rsid w:val="00DA5671"/>
    <w:rsid w:val="00DB0B34"/>
    <w:rsid w:val="00DB60BA"/>
    <w:rsid w:val="00DB6EAB"/>
    <w:rsid w:val="00DB75B7"/>
    <w:rsid w:val="00DC006C"/>
    <w:rsid w:val="00DC018C"/>
    <w:rsid w:val="00DC2891"/>
    <w:rsid w:val="00DC5BC1"/>
    <w:rsid w:val="00DE5D8A"/>
    <w:rsid w:val="00DE794E"/>
    <w:rsid w:val="00DF27F6"/>
    <w:rsid w:val="00DF62C7"/>
    <w:rsid w:val="00DF71F0"/>
    <w:rsid w:val="00E016BF"/>
    <w:rsid w:val="00E01F5A"/>
    <w:rsid w:val="00E027FB"/>
    <w:rsid w:val="00E0628E"/>
    <w:rsid w:val="00E200C8"/>
    <w:rsid w:val="00E203F2"/>
    <w:rsid w:val="00E22330"/>
    <w:rsid w:val="00E2738B"/>
    <w:rsid w:val="00E34D22"/>
    <w:rsid w:val="00E36BC7"/>
    <w:rsid w:val="00E60261"/>
    <w:rsid w:val="00E61BAA"/>
    <w:rsid w:val="00E6218A"/>
    <w:rsid w:val="00E65CC8"/>
    <w:rsid w:val="00E663B1"/>
    <w:rsid w:val="00E733F7"/>
    <w:rsid w:val="00E75DFD"/>
    <w:rsid w:val="00E8383B"/>
    <w:rsid w:val="00E85E15"/>
    <w:rsid w:val="00EA169C"/>
    <w:rsid w:val="00EA5947"/>
    <w:rsid w:val="00EB6247"/>
    <w:rsid w:val="00EC3689"/>
    <w:rsid w:val="00ED3FCB"/>
    <w:rsid w:val="00ED4C51"/>
    <w:rsid w:val="00ED545C"/>
    <w:rsid w:val="00EE092A"/>
    <w:rsid w:val="00EE14CD"/>
    <w:rsid w:val="00EE1FA8"/>
    <w:rsid w:val="00EE34EF"/>
    <w:rsid w:val="00EE43B3"/>
    <w:rsid w:val="00EE4947"/>
    <w:rsid w:val="00EE5DFD"/>
    <w:rsid w:val="00EF10CC"/>
    <w:rsid w:val="00EF6F3C"/>
    <w:rsid w:val="00F039B7"/>
    <w:rsid w:val="00F14B45"/>
    <w:rsid w:val="00F334E9"/>
    <w:rsid w:val="00F36984"/>
    <w:rsid w:val="00F4681B"/>
    <w:rsid w:val="00F50612"/>
    <w:rsid w:val="00F56236"/>
    <w:rsid w:val="00F604D6"/>
    <w:rsid w:val="00F66444"/>
    <w:rsid w:val="00F71E8A"/>
    <w:rsid w:val="00F733A8"/>
    <w:rsid w:val="00F83DF2"/>
    <w:rsid w:val="00F83F45"/>
    <w:rsid w:val="00F84392"/>
    <w:rsid w:val="00F8471A"/>
    <w:rsid w:val="00F920FF"/>
    <w:rsid w:val="00F94423"/>
    <w:rsid w:val="00F97599"/>
    <w:rsid w:val="00FB04AD"/>
    <w:rsid w:val="00FC0742"/>
    <w:rsid w:val="00FC12E4"/>
    <w:rsid w:val="00FC26B6"/>
    <w:rsid w:val="00FC30D6"/>
    <w:rsid w:val="00FD7F71"/>
    <w:rsid w:val="00FE4399"/>
    <w:rsid w:val="00FE5B14"/>
    <w:rsid w:val="00FE6C6F"/>
    <w:rsid w:val="00FF3D08"/>
    <w:rsid w:val="00FF3EB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0B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7A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4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4F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41F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C95E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95EB6"/>
    <w:rPr>
      <w:b/>
      <w:bCs/>
    </w:rPr>
  </w:style>
  <w:style w:type="character" w:customStyle="1" w:styleId="style3">
    <w:name w:val="style3"/>
    <w:basedOn w:val="DefaultParagraphFont"/>
    <w:rsid w:val="00C95EB6"/>
  </w:style>
  <w:style w:type="character" w:customStyle="1" w:styleId="style2">
    <w:name w:val="style2"/>
    <w:basedOn w:val="DefaultParagraphFont"/>
    <w:rsid w:val="00C95EB6"/>
  </w:style>
  <w:style w:type="paragraph" w:customStyle="1" w:styleId="style31">
    <w:name w:val="style31"/>
    <w:basedOn w:val="Normal"/>
    <w:rsid w:val="00C95E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unhideWhenUsed/>
    <w:rsid w:val="00C95E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95EB6"/>
  </w:style>
  <w:style w:type="paragraph" w:styleId="Footer">
    <w:name w:val="footer"/>
    <w:basedOn w:val="Normal"/>
    <w:link w:val="FooterChar"/>
    <w:uiPriority w:val="99"/>
    <w:semiHidden/>
    <w:unhideWhenUsed/>
    <w:rsid w:val="00C95E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95EB6"/>
  </w:style>
  <w:style w:type="table" w:customStyle="1" w:styleId="LightShading-Accent11">
    <w:name w:val="Light Shading - Accent 11"/>
    <w:basedOn w:val="TableNormal"/>
    <w:uiPriority w:val="60"/>
    <w:rsid w:val="00C95EB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LightShading1">
    <w:name w:val="Light Shading1"/>
    <w:basedOn w:val="TableNormal"/>
    <w:uiPriority w:val="60"/>
    <w:rsid w:val="001A52F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LightList-Accent11">
    <w:name w:val="Light List - Accent 11"/>
    <w:basedOn w:val="TableNormal"/>
    <w:uiPriority w:val="61"/>
    <w:rsid w:val="00216D2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Shading-Accent4">
    <w:name w:val="Light Shading Accent 4"/>
    <w:basedOn w:val="TableNormal"/>
    <w:uiPriority w:val="60"/>
    <w:rsid w:val="003F36BA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MediumGrid3-Accent1">
    <w:name w:val="Medium Grid 3 Accent 1"/>
    <w:basedOn w:val="TableNormal"/>
    <w:uiPriority w:val="69"/>
    <w:rsid w:val="003F36B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LightList-Accent6">
    <w:name w:val="Light List Accent 6"/>
    <w:basedOn w:val="TableNormal"/>
    <w:uiPriority w:val="61"/>
    <w:rsid w:val="004965D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List-Accent2">
    <w:name w:val="Light List Accent 2"/>
    <w:basedOn w:val="TableNormal"/>
    <w:uiPriority w:val="61"/>
    <w:rsid w:val="00823F3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Grid-Accent5">
    <w:name w:val="Light Grid Accent 5"/>
    <w:basedOn w:val="TableNormal"/>
    <w:uiPriority w:val="62"/>
    <w:rsid w:val="00AC1D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customStyle="1" w:styleId="apple-converted-space">
    <w:name w:val="apple-converted-space"/>
    <w:basedOn w:val="DefaultParagraphFont"/>
    <w:rsid w:val="00063DBA"/>
  </w:style>
  <w:style w:type="character" w:styleId="Hyperlink">
    <w:name w:val="Hyperlink"/>
    <w:basedOn w:val="DefaultParagraphFont"/>
    <w:uiPriority w:val="99"/>
    <w:semiHidden/>
    <w:unhideWhenUsed/>
    <w:rsid w:val="00063DB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E37DF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7A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4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4F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41F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95E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95EB6"/>
    <w:rPr>
      <w:b/>
      <w:bCs/>
    </w:rPr>
  </w:style>
  <w:style w:type="character" w:customStyle="1" w:styleId="style3">
    <w:name w:val="style3"/>
    <w:basedOn w:val="DefaultParagraphFont"/>
    <w:rsid w:val="00C95EB6"/>
  </w:style>
  <w:style w:type="character" w:customStyle="1" w:styleId="style2">
    <w:name w:val="style2"/>
    <w:basedOn w:val="DefaultParagraphFont"/>
    <w:rsid w:val="00C95EB6"/>
  </w:style>
  <w:style w:type="paragraph" w:customStyle="1" w:styleId="style31">
    <w:name w:val="style31"/>
    <w:basedOn w:val="Normal"/>
    <w:rsid w:val="00C95E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unhideWhenUsed/>
    <w:rsid w:val="00C95E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95EB6"/>
  </w:style>
  <w:style w:type="paragraph" w:styleId="Footer">
    <w:name w:val="footer"/>
    <w:basedOn w:val="Normal"/>
    <w:link w:val="FooterChar"/>
    <w:uiPriority w:val="99"/>
    <w:semiHidden/>
    <w:unhideWhenUsed/>
    <w:rsid w:val="00C95E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95EB6"/>
  </w:style>
  <w:style w:type="table" w:customStyle="1" w:styleId="LightShading-Accent11">
    <w:name w:val="Light Shading - Accent 11"/>
    <w:basedOn w:val="TableNormal"/>
    <w:uiPriority w:val="60"/>
    <w:rsid w:val="00C95EB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LightShading1">
    <w:name w:val="Light Shading1"/>
    <w:basedOn w:val="TableNormal"/>
    <w:uiPriority w:val="60"/>
    <w:rsid w:val="001A52F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LightList-Accent11">
    <w:name w:val="Light List - Accent 11"/>
    <w:basedOn w:val="TableNormal"/>
    <w:uiPriority w:val="61"/>
    <w:rsid w:val="00216D21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Shading-Accent4">
    <w:name w:val="Light Shading Accent 4"/>
    <w:basedOn w:val="TableNormal"/>
    <w:uiPriority w:val="60"/>
    <w:rsid w:val="003F36BA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MediumGrid3-Accent1">
    <w:name w:val="Medium Grid 3 Accent 1"/>
    <w:basedOn w:val="TableNormal"/>
    <w:uiPriority w:val="69"/>
    <w:rsid w:val="003F36BA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LightList-Accent6">
    <w:name w:val="Light List Accent 6"/>
    <w:basedOn w:val="TableNormal"/>
    <w:uiPriority w:val="61"/>
    <w:rsid w:val="004965D7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List-Accent2">
    <w:name w:val="Light List Accent 2"/>
    <w:basedOn w:val="TableNormal"/>
    <w:uiPriority w:val="61"/>
    <w:rsid w:val="00823F32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Grid-Accent5">
    <w:name w:val="Light Grid Accent 5"/>
    <w:basedOn w:val="TableNormal"/>
    <w:uiPriority w:val="62"/>
    <w:rsid w:val="00AC1D9B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customStyle="1" w:styleId="apple-converted-space">
    <w:name w:val="apple-converted-space"/>
    <w:basedOn w:val="DefaultParagraphFont"/>
    <w:rsid w:val="00063DBA"/>
  </w:style>
  <w:style w:type="character" w:styleId="Hyperlink">
    <w:name w:val="Hyperlink"/>
    <w:basedOn w:val="DefaultParagraphFont"/>
    <w:uiPriority w:val="99"/>
    <w:semiHidden/>
    <w:unhideWhenUsed/>
    <w:rsid w:val="00063DB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E37DF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334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938565">
          <w:marLeft w:val="0"/>
          <w:marRight w:val="0"/>
          <w:marTop w:val="157"/>
          <w:marBottom w:val="157"/>
          <w:divBdr>
            <w:top w:val="none" w:sz="0" w:space="0" w:color="auto"/>
            <w:left w:val="single" w:sz="18" w:space="8" w:color="17489D"/>
            <w:bottom w:val="none" w:sz="0" w:space="0" w:color="auto"/>
            <w:right w:val="none" w:sz="0" w:space="0" w:color="auto"/>
          </w:divBdr>
        </w:div>
        <w:div w:id="214207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58FC584-1094-4876-BF9B-F2F966FDA6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9</Pages>
  <Words>1108</Words>
  <Characters>6322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user</cp:lastModifiedBy>
  <cp:revision>71</cp:revision>
  <dcterms:created xsi:type="dcterms:W3CDTF">2017-04-28T02:26:00Z</dcterms:created>
  <dcterms:modified xsi:type="dcterms:W3CDTF">2017-04-28T09:16:00Z</dcterms:modified>
</cp:coreProperties>
</file>